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C79AF" w14:textId="1EF07DC4" w:rsidR="008A3609" w:rsidRDefault="008A3609" w:rsidP="008A3609">
      <w:pPr>
        <w:pStyle w:val="Title"/>
      </w:pPr>
      <w:r>
        <w:t>Exploring m</w:t>
      </w:r>
      <w:r w:rsidRPr="006A4B61">
        <w:t>issing proteins</w:t>
      </w:r>
      <w:r>
        <w:t xml:space="preserve"> expression</w:t>
      </w:r>
      <w:r w:rsidRPr="006A4B61">
        <w:t xml:space="preserve"> </w:t>
      </w:r>
      <w:r>
        <w:t xml:space="preserve">in gastric </w:t>
      </w:r>
      <w:commentRangeStart w:id="0"/>
      <w:r>
        <w:t>cancers</w:t>
      </w:r>
      <w:commentRangeEnd w:id="0"/>
      <w:r w:rsidR="00332B90">
        <w:rPr>
          <w:rStyle w:val="CommentReference"/>
          <w:rFonts w:asciiTheme="minorHAnsi" w:eastAsiaTheme="minorEastAsia" w:hAnsiTheme="minorHAnsi" w:cstheme="minorBidi"/>
          <w:spacing w:val="0"/>
          <w:kern w:val="0"/>
        </w:rPr>
        <w:commentReference w:id="0"/>
      </w:r>
      <w:r>
        <w:t xml:space="preserve"> </w:t>
      </w:r>
    </w:p>
    <w:p w14:paraId="73552DE0" w14:textId="77777777" w:rsidR="008A3609" w:rsidRDefault="008A3609" w:rsidP="008A3609"/>
    <w:p w14:paraId="25CDDB85" w14:textId="5E009EE7" w:rsidR="008A3609" w:rsidRDefault="008A3609" w:rsidP="008A3609">
      <w:r>
        <w:t>Chunhui Gu</w:t>
      </w:r>
      <w:r w:rsidRPr="00DA0FD0">
        <w:rPr>
          <w:vertAlign w:val="superscript"/>
        </w:rPr>
        <w:t>1</w:t>
      </w:r>
      <w:r>
        <w:rPr>
          <w:vertAlign w:val="superscript"/>
        </w:rPr>
        <w:t>, 2</w:t>
      </w:r>
      <w:r>
        <w:t xml:space="preserve">, </w:t>
      </w:r>
      <w:proofErr w:type="spellStart"/>
      <w:r>
        <w:t>Irajizad</w:t>
      </w:r>
      <w:proofErr w:type="spellEnd"/>
      <w:r>
        <w:t xml:space="preserve"> Ehsan</w:t>
      </w:r>
      <w:r w:rsidRPr="00DA0FD0">
        <w:rPr>
          <w:vertAlign w:val="superscript"/>
        </w:rPr>
        <w:t>1</w:t>
      </w:r>
      <w:r>
        <w:rPr>
          <w:vertAlign w:val="superscript"/>
        </w:rPr>
        <w:t>, 2</w:t>
      </w:r>
      <w:r>
        <w:t xml:space="preserve">, </w:t>
      </w:r>
      <w:proofErr w:type="spellStart"/>
      <w:r>
        <w:t>Yining</w:t>
      </w:r>
      <w:proofErr w:type="spellEnd"/>
      <w:r>
        <w:t xml:space="preserve"> Cai</w:t>
      </w:r>
      <w:r>
        <w:rPr>
          <w:vertAlign w:val="superscript"/>
        </w:rPr>
        <w:t>2</w:t>
      </w:r>
      <w:r>
        <w:t xml:space="preserve">, </w:t>
      </w:r>
      <w:r w:rsidRPr="00C230A8">
        <w:t>Fu-Chung Hsiao</w:t>
      </w:r>
      <w:r>
        <w:rPr>
          <w:vertAlign w:val="superscript"/>
        </w:rPr>
        <w:t>2</w:t>
      </w:r>
      <w:r>
        <w:t xml:space="preserve">, </w:t>
      </w:r>
      <w:r w:rsidR="00332B90">
        <w:t>Jennifer Dennison</w:t>
      </w:r>
      <w:r w:rsidR="00332B90" w:rsidRPr="00173336">
        <w:rPr>
          <w:vertAlign w:val="superscript"/>
        </w:rPr>
        <w:t>2</w:t>
      </w:r>
      <w:r w:rsidR="00332B90">
        <w:t>, Jody Vykoukal</w:t>
      </w:r>
      <w:r w:rsidR="00332B90" w:rsidRPr="00173336">
        <w:rPr>
          <w:vertAlign w:val="superscript"/>
        </w:rPr>
        <w:t>2</w:t>
      </w:r>
      <w:r w:rsidR="00332B90">
        <w:t>, Hiro Katayama</w:t>
      </w:r>
      <w:r w:rsidR="00332B90" w:rsidRPr="00173336">
        <w:rPr>
          <w:vertAlign w:val="superscript"/>
        </w:rPr>
        <w:t>2</w:t>
      </w:r>
      <w:r w:rsidR="00332B90">
        <w:t>, Johannes Farhmann</w:t>
      </w:r>
      <w:r w:rsidR="00332B90" w:rsidRPr="00173336">
        <w:rPr>
          <w:vertAlign w:val="superscript"/>
        </w:rPr>
        <w:t>2</w:t>
      </w:r>
      <w:r w:rsidR="00332B90">
        <w:t>, Kim-Anh Do</w:t>
      </w:r>
      <w:r w:rsidR="008B6B8A" w:rsidRPr="00173336">
        <w:rPr>
          <w:vertAlign w:val="superscript"/>
        </w:rPr>
        <w:t>1</w:t>
      </w:r>
      <w:r w:rsidR="00332B90">
        <w:t xml:space="preserve">, </w:t>
      </w:r>
      <w:r>
        <w:t>Samir Hanash</w:t>
      </w:r>
      <w:r>
        <w:rPr>
          <w:vertAlign w:val="superscript"/>
        </w:rPr>
        <w:t>2</w:t>
      </w:r>
      <w:r>
        <w:t>*</w:t>
      </w:r>
    </w:p>
    <w:p w14:paraId="656B3B94" w14:textId="77777777" w:rsidR="008A3609" w:rsidRDefault="008A3609" w:rsidP="008A3609">
      <w:r>
        <w:t>1. The University of Texas MD Anderson Cancer Center, Department of Biostatistics</w:t>
      </w:r>
    </w:p>
    <w:p w14:paraId="5DD99ACB" w14:textId="77777777" w:rsidR="008A3609" w:rsidRDefault="008A3609" w:rsidP="008A3609">
      <w:r>
        <w:t>2. The University of Texas MD Anderson Cancer Center, Department of Clinical Cancer Prevention</w:t>
      </w:r>
    </w:p>
    <w:p w14:paraId="00144B85" w14:textId="77777777" w:rsidR="008A3609" w:rsidRPr="000921E6" w:rsidRDefault="008A3609" w:rsidP="008A3609"/>
    <w:p w14:paraId="25A1E4C4" w14:textId="77777777" w:rsidR="008A3609" w:rsidRDefault="008A3609" w:rsidP="008A3609"/>
    <w:p w14:paraId="4ED1F691" w14:textId="77777777" w:rsidR="008A3609" w:rsidRDefault="008A3609" w:rsidP="008A3609">
      <w:pPr>
        <w:pStyle w:val="Heading1"/>
      </w:pPr>
      <w:r>
        <w:t>Abstract</w:t>
      </w:r>
    </w:p>
    <w:p w14:paraId="67ECE51A" w14:textId="30D1707A" w:rsidR="008A3609" w:rsidRPr="008E1D44" w:rsidDel="00645A5B" w:rsidRDefault="008A3609" w:rsidP="008A3609">
      <w:pPr>
        <w:rPr>
          <w:del w:id="1" w:author="Gu, Chunhui" w:date="2022-11-17T11:27:00Z"/>
          <w:b/>
          <w:bCs/>
        </w:rPr>
      </w:pPr>
      <w:r w:rsidRPr="008E1D44">
        <w:rPr>
          <w:b/>
          <w:bCs/>
        </w:rPr>
        <w:t>Background</w:t>
      </w:r>
      <w:ins w:id="2" w:author="Gu, Chunhui" w:date="2022-11-17T11:27:00Z">
        <w:r w:rsidR="00645A5B">
          <w:rPr>
            <w:b/>
            <w:bCs/>
          </w:rPr>
          <w:t xml:space="preserve">: </w:t>
        </w:r>
      </w:ins>
    </w:p>
    <w:p w14:paraId="061DFAC7" w14:textId="5F78F181" w:rsidR="008A3609" w:rsidRDefault="008A3609" w:rsidP="008A3609">
      <w:pPr>
        <w:rPr>
          <w:ins w:id="3" w:author="Gu, Chunhui" w:date="2022-11-17T11:27:00Z"/>
        </w:rPr>
      </w:pPr>
      <w:r>
        <w:t>Missing proteins (MPs)</w:t>
      </w:r>
      <w:r w:rsidR="00750608">
        <w:t xml:space="preserve"> </w:t>
      </w:r>
      <w:r>
        <w:t xml:space="preserve">are proteins lacking sufficient supporting evidence from mass spectrometry or other direct protein methods </w:t>
      </w:r>
      <w:r>
        <w:fldChar w:fldCharType="begin"/>
      </w:r>
      <w:r w:rsidR="00187A76">
        <w:instrText xml:space="preserve"> ADDIN EN.CITE &lt;EndNote&gt;&lt;Cite&gt;&lt;Author&gt;Baker&lt;/Author&gt;&lt;Year&gt;2017&lt;/Year&gt;&lt;RecNum&gt;1351&lt;/RecNum&gt;&lt;DisplayText&gt;(Baker et al. 2017)&lt;/DisplayText&gt;&lt;record&gt;&lt;rec-number&gt;1351&lt;/rec-number&gt;&lt;foreign-keys&gt;&lt;key app="EN" db-id="r0xazew0qp2esdewpdxpztaasdtvtvds0sw2" timestamp="1668547069"&gt;1351&lt;/key&gt;&lt;/foreign-keys&gt;&lt;ref-type name="Journal Article"&gt;17&lt;/ref-type&gt;&lt;contributors&gt;&lt;authors&gt;&lt;author&gt;Baker, Mark S.&lt;/author&gt;&lt;author&gt;Ahn, Seong Beom&lt;/author&gt;&lt;author&gt;Mohamedali, Abidali&lt;/author&gt;&lt;author&gt;Islam, Mohammad T.&lt;/author&gt;&lt;author&gt;Cantor, David&lt;/author&gt;&lt;author&gt;Verhaert, Peter D.&lt;/author&gt;&lt;author&gt;Fanayan, Susan&lt;/author&gt;&lt;author&gt;Sharma, Samridhi&lt;/author&gt;&lt;author&gt;Nice, Edouard C.&lt;/author&gt;&lt;author&gt;Connor, Mark&lt;/author&gt;&lt;author&gt;Ranganathan, Shoba&lt;/author&gt;&lt;/authors&gt;&lt;/contributors&gt;&lt;titles&gt;&lt;title&gt;Accelerating the search for the missing proteins in the human proteome&lt;/title&gt;&lt;secondary-title&gt;Nature Communications&lt;/secondary-title&gt;&lt;/titles&gt;&lt;periodical&gt;&lt;full-title&gt;Nature Communications&lt;/full-title&gt;&lt;/periodical&gt;&lt;pages&gt;14271&lt;/pages&gt;&lt;volume&gt;8&lt;/volume&gt;&lt;number&gt;1&lt;/number&gt;&lt;dates&gt;&lt;year&gt;2017&lt;/year&gt;&lt;/dates&gt;&lt;publisher&gt;Springer Science and Business Media LLC&lt;/publisher&gt;&lt;isbn&gt;2041-1723&lt;/isbn&gt;&lt;urls&gt;&lt;related-urls&gt;&lt;url&gt;https://dx.doi.org/10.1038/ncomms14271&lt;/url&gt;&lt;/related-urls&gt;&lt;/urls&gt;&lt;electronic-resource-num&gt;10.1038/ncomms14271&lt;/electronic-resource-num&gt;&lt;/record&gt;&lt;/Cite&gt;&lt;/EndNote&gt;</w:instrText>
      </w:r>
      <w:r>
        <w:fldChar w:fldCharType="separate"/>
      </w:r>
      <w:r w:rsidR="00187A76">
        <w:rPr>
          <w:noProof/>
        </w:rPr>
        <w:t>(Baker et al. 2017)</w:t>
      </w:r>
      <w:r>
        <w:fldChar w:fldCharType="end"/>
      </w:r>
      <w:r>
        <w:t>.</w:t>
      </w:r>
      <w:r w:rsidR="00332B90">
        <w:t xml:space="preserve"> </w:t>
      </w:r>
      <w:commentRangeStart w:id="4"/>
      <w:r>
        <w:t>The</w:t>
      </w:r>
      <w:commentRangeEnd w:id="4"/>
      <w:r w:rsidR="00332B90">
        <w:rPr>
          <w:rStyle w:val="CommentReference"/>
        </w:rPr>
        <w:commentReference w:id="4"/>
      </w:r>
      <w:r>
        <w:t xml:space="preserve"> number of MPs </w:t>
      </w:r>
      <w:del w:id="5" w:author="Gu, Chunhui" w:date="2022-11-17T10:38:00Z">
        <w:r w:rsidDel="00C520FD">
          <w:delText>ha</w:delText>
        </w:r>
        <w:r w:rsidR="008B6B8A" w:rsidDel="00C520FD">
          <w:delText>ve</w:delText>
        </w:r>
      </w:del>
      <w:ins w:id="6" w:author="Gu, Chunhui" w:date="2022-11-17T10:38:00Z">
        <w:r w:rsidR="00C520FD">
          <w:t>has</w:t>
        </w:r>
      </w:ins>
      <w:r>
        <w:t xml:space="preserve"> been constantly reduced due to the development of </w:t>
      </w:r>
      <w:r w:rsidR="008B6B8A">
        <w:t xml:space="preserve">new </w:t>
      </w:r>
      <w:r>
        <w:t xml:space="preserve">detection techniques and through efforts from the growing community </w:t>
      </w:r>
      <w:r>
        <w:fldChar w:fldCharType="begin">
          <w:fldData xml:space="preserve">PEVuZE5vdGU+PENpdGU+PEF1dGhvcj5PbWVubjwvQXV0aG9yPjxZZWFyPjIwMTk8L1llYXI+PFJl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==
</w:fldData>
        </w:fldChar>
      </w:r>
      <w:r w:rsidR="00187A76">
        <w:instrText xml:space="preserve"> ADDIN EN.CITE </w:instrText>
      </w:r>
      <w:r w:rsidR="00187A76">
        <w:fldChar w:fldCharType="begin">
          <w:fldData xml:space="preserve">PEVuZE5vdGU+PENpdGU+PEF1dGhvcj5PbWVubjwvQXV0aG9yPjxZZWFyPjIwMTk8L1llYXI+PFJl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==
</w:fldData>
        </w:fldChar>
      </w:r>
      <w:r w:rsidR="00187A76">
        <w:instrText xml:space="preserve"> ADDIN EN.CITE.DATA </w:instrText>
      </w:r>
      <w:r w:rsidR="00187A76">
        <w:fldChar w:fldCharType="end"/>
      </w:r>
      <w:r>
        <w:fldChar w:fldCharType="separate"/>
      </w:r>
      <w:r w:rsidR="00187A76">
        <w:rPr>
          <w:noProof/>
        </w:rPr>
        <w:t>(Omenn et al. 2019)</w:t>
      </w:r>
      <w:r>
        <w:fldChar w:fldCharType="end"/>
      </w:r>
      <w:r>
        <w:t>. Gastric cancer accounts for 1.5%</w:t>
      </w:r>
      <w:r w:rsidR="00C46B14">
        <w:t xml:space="preserve"> </w:t>
      </w:r>
      <w:r w:rsidR="00F0754A">
        <w:t>of all newly-diagnosed cancer</w:t>
      </w:r>
      <w:r w:rsidR="00FE39F3">
        <w:t>s</w:t>
      </w:r>
      <w:r w:rsidR="00652F55">
        <w:t xml:space="preserve"> in the </w:t>
      </w:r>
      <w:r w:rsidR="008B6B8A">
        <w:t xml:space="preserve">united states </w:t>
      </w:r>
      <w:r w:rsidR="008C54A5">
        <w:fldChar w:fldCharType="begin"/>
      </w:r>
      <w:r w:rsidR="00187A76">
        <w:instrText xml:space="preserve"> ADDIN EN.CITE &lt;EndNote&gt;&lt;Cite&gt;&lt;Author&gt;American-cancer-society&lt;/Author&gt;&lt;Year&gt;2022&lt;/Year&gt;&lt;RecNum&gt;1353&lt;/RecNum&gt;&lt;DisplayText&gt;(American-cancer-society 2022)&lt;/DisplayText&gt;&lt;record&gt;&lt;rec-number&gt;1353&lt;/rec-number&gt;&lt;foreign-keys&gt;&lt;key app="EN" db-id="r0xazew0qp2esdewpdxpztaasdtvtvds0sw2" timestamp="1668549529"&gt;1353&lt;/key&gt;&lt;/foreign-keys&gt;&lt;ref-type name="Web Page"&gt;12&lt;/ref-type&gt;&lt;contributors&gt;&lt;authors&gt;&lt;author&gt;American-cancer-society&lt;/author&gt;&lt;/authors&gt;&lt;/contributors&gt;&lt;titles&gt;&lt;title&gt;Key statistics about stomach cacner&lt;/title&gt;&lt;/titles&gt;&lt;volume&gt;2022&lt;/volume&gt;&lt;number&gt;11/15&lt;/number&gt;&lt;dates&gt;&lt;year&gt;2022&lt;/year&gt;&lt;/dates&gt;&lt;pub-location&gt;American Cancer Society&lt;/pub-location&gt;&lt;urls&gt;&lt;related-urls&gt;&lt;url&gt;https://www.cancer.org/cancer/stomach-cancer/about/key-statistics.html#:~:text=The%20American%20Cancer%20Society&amp;apos;s%20estimates,6%2C690%20men%20and%204%2C400%20women)&lt;/url&gt;&lt;/related-urls&gt;&lt;/urls&gt;&lt;/record&gt;&lt;/Cite&gt;&lt;/EndNote&gt;</w:instrText>
      </w:r>
      <w:r w:rsidR="008C54A5">
        <w:fldChar w:fldCharType="separate"/>
      </w:r>
      <w:r w:rsidR="00187A76">
        <w:rPr>
          <w:noProof/>
        </w:rPr>
        <w:t>(American-cancer-society 2022)</w:t>
      </w:r>
      <w:r w:rsidR="008C54A5">
        <w:fldChar w:fldCharType="end"/>
      </w:r>
      <w:r w:rsidR="008C54A5">
        <w:t xml:space="preserve"> </w:t>
      </w:r>
      <w:r w:rsidR="008B6B8A">
        <w:t xml:space="preserve">and </w:t>
      </w:r>
      <w:r w:rsidR="00070395">
        <w:t xml:space="preserve">exploring </w:t>
      </w:r>
      <w:r>
        <w:t>the fingerprint</w:t>
      </w:r>
      <w:r w:rsidR="00C04D62">
        <w:t>s</w:t>
      </w:r>
      <w:r>
        <w:t xml:space="preserve"> of</w:t>
      </w:r>
      <w:r w:rsidR="008C54A5">
        <w:t xml:space="preserve"> proteins, including</w:t>
      </w:r>
      <w:r>
        <w:t xml:space="preserve"> MPs</w:t>
      </w:r>
      <w:r w:rsidR="008C54A5">
        <w:t xml:space="preserve">, can help us to better understand </w:t>
      </w:r>
      <w:del w:id="7" w:author="Gu, Chunhui" w:date="2022-11-17T10:38:00Z">
        <w:r w:rsidR="008C54A5" w:rsidDel="00C520FD">
          <w:delText>the</w:delText>
        </w:r>
        <w:r w:rsidR="007F65C4" w:rsidDel="00C520FD">
          <w:delText xml:space="preserve"> </w:delText>
        </w:r>
      </w:del>
      <w:r>
        <w:t>gastric cancer.</w:t>
      </w:r>
    </w:p>
    <w:p w14:paraId="6058C604" w14:textId="77777777" w:rsidR="00DA5A44" w:rsidRPr="005B122E" w:rsidRDefault="00DA5A44" w:rsidP="008A3609"/>
    <w:p w14:paraId="1CC94C75" w14:textId="7A8FB92D" w:rsidR="00FB7720" w:rsidDel="00013F21" w:rsidRDefault="008A3609" w:rsidP="008A3609">
      <w:pPr>
        <w:rPr>
          <w:del w:id="8" w:author="Gu, Chunhui" w:date="2022-11-17T11:27:00Z"/>
          <w:b/>
          <w:bCs/>
        </w:rPr>
      </w:pPr>
      <w:r w:rsidRPr="008E1D44">
        <w:rPr>
          <w:b/>
          <w:bCs/>
        </w:rPr>
        <w:t>Objective</w:t>
      </w:r>
      <w:ins w:id="9" w:author="Gu, Chunhui" w:date="2022-11-17T11:27:00Z">
        <w:r w:rsidR="00013F21">
          <w:rPr>
            <w:b/>
            <w:bCs/>
          </w:rPr>
          <w:t xml:space="preserve">: </w:t>
        </w:r>
      </w:ins>
    </w:p>
    <w:p w14:paraId="3FB503E2" w14:textId="14DC9875" w:rsidR="008A3609" w:rsidRDefault="00FB7720" w:rsidP="008A3609">
      <w:pPr>
        <w:rPr>
          <w:ins w:id="10" w:author="Gu, Chunhui" w:date="2022-11-17T11:27:00Z"/>
        </w:rPr>
      </w:pPr>
      <w:r w:rsidRPr="00AB247D">
        <w:t>To e</w:t>
      </w:r>
      <w:r w:rsidR="00B52485" w:rsidRPr="00AB247D">
        <w:t xml:space="preserve">xplore </w:t>
      </w:r>
      <w:r w:rsidR="008A3609" w:rsidRPr="00AB247D">
        <w:t>the distribution</w:t>
      </w:r>
      <w:r w:rsidR="0034316A" w:rsidRPr="00AB247D">
        <w:t xml:space="preserve"> </w:t>
      </w:r>
      <w:r w:rsidR="00C04121" w:rsidRPr="00AB247D">
        <w:t>characteristics</w:t>
      </w:r>
      <w:r w:rsidR="008A3609" w:rsidRPr="00AB247D">
        <w:t xml:space="preserve"> of expressed missing proteins in gastric cancer </w:t>
      </w:r>
      <w:r w:rsidR="005E1180" w:rsidRPr="00AB247D">
        <w:t xml:space="preserve">primary cell </w:t>
      </w:r>
      <w:r w:rsidR="008A3609" w:rsidRPr="00AB247D">
        <w:t xml:space="preserve">samples and </w:t>
      </w:r>
      <w:r w:rsidR="008C54A5">
        <w:t xml:space="preserve">evaluate </w:t>
      </w:r>
      <w:r w:rsidR="008A3609" w:rsidRPr="00AB247D">
        <w:t xml:space="preserve">how it </w:t>
      </w:r>
      <w:r w:rsidR="00AA7C3E">
        <w:t>associates</w:t>
      </w:r>
      <w:r w:rsidR="00AA7C3E" w:rsidRPr="00AB247D">
        <w:t xml:space="preserve"> </w:t>
      </w:r>
      <w:r w:rsidR="00AA7C3E">
        <w:t>with</w:t>
      </w:r>
      <w:r w:rsidR="00AA7C3E" w:rsidRPr="00AB247D">
        <w:t xml:space="preserve"> </w:t>
      </w:r>
      <w:r w:rsidR="00802E69">
        <w:t>non-missing (</w:t>
      </w:r>
      <w:r w:rsidR="008A3609" w:rsidRPr="00AB247D">
        <w:t>regular</w:t>
      </w:r>
      <w:r w:rsidR="00802E69">
        <w:t>)</w:t>
      </w:r>
      <w:r w:rsidR="008A3609" w:rsidRPr="00AB247D">
        <w:t xml:space="preserve"> proteins.</w:t>
      </w:r>
    </w:p>
    <w:p w14:paraId="6DD16BCF" w14:textId="77777777" w:rsidR="00645A5B" w:rsidRPr="00FB7720" w:rsidRDefault="00645A5B" w:rsidP="008A3609">
      <w:pPr>
        <w:rPr>
          <w:b/>
          <w:bCs/>
        </w:rPr>
      </w:pPr>
    </w:p>
    <w:p w14:paraId="1E62D16A" w14:textId="439DAF3E" w:rsidR="008A3609" w:rsidRPr="00EE792F" w:rsidDel="00013F21" w:rsidRDefault="008A3609" w:rsidP="008A3609">
      <w:pPr>
        <w:rPr>
          <w:del w:id="11" w:author="Gu, Chunhui" w:date="2022-11-17T11:27:00Z"/>
          <w:b/>
          <w:bCs/>
        </w:rPr>
      </w:pPr>
      <w:r w:rsidRPr="00EE792F">
        <w:rPr>
          <w:b/>
          <w:bCs/>
        </w:rPr>
        <w:t>Methods</w:t>
      </w:r>
      <w:ins w:id="12" w:author="Gu, Chunhui" w:date="2022-11-17T11:27:00Z">
        <w:r w:rsidR="00013F21">
          <w:t xml:space="preserve">: </w:t>
        </w:r>
      </w:ins>
    </w:p>
    <w:p w14:paraId="5008A0F4" w14:textId="1829FD92" w:rsidR="008A3609" w:rsidRDefault="008C54A5" w:rsidP="008A3609">
      <w:pPr>
        <w:rPr>
          <w:ins w:id="13" w:author="Gu, Chunhui" w:date="2022-11-17T11:27:00Z"/>
        </w:rPr>
      </w:pPr>
      <w:r>
        <w:t>A</w:t>
      </w:r>
      <w:r w:rsidR="008A3609">
        <w:t xml:space="preserve"> total of </w:t>
      </w:r>
      <w:r w:rsidR="006867FE">
        <w:t>198</w:t>
      </w:r>
      <w:commentRangeStart w:id="14"/>
      <w:commentRangeEnd w:id="14"/>
      <w:r w:rsidR="006867FE">
        <w:rPr>
          <w:rStyle w:val="CommentReference"/>
        </w:rPr>
        <w:commentReference w:id="14"/>
      </w:r>
      <w:r w:rsidR="008A3609">
        <w:t xml:space="preserve"> MPs were </w:t>
      </w:r>
      <w:r w:rsidR="009700FF">
        <w:t>detected in 8 different gastric-cancer primary cell samples</w:t>
      </w:r>
      <w:r w:rsidR="008A3609">
        <w:t>.</w:t>
      </w:r>
      <w:r>
        <w:t xml:space="preserve"> </w:t>
      </w:r>
      <w:r w:rsidR="008A3609">
        <w:t xml:space="preserve">Normalized spectral abundance factors (NSAFs) </w:t>
      </w:r>
      <w:r w:rsidR="008A3609">
        <w:fldChar w:fldCharType="begin"/>
      </w:r>
      <w:r w:rsidR="00187A76">
        <w:instrText xml:space="preserve"> ADDIN EN.CITE &lt;EndNote&gt;&lt;Cite&gt;&lt;Author&gt;Paoletti&lt;/Author&gt;&lt;Year&gt;2006&lt;/Year&gt;&lt;RecNum&gt;1336&lt;/RecNum&gt;&lt;DisplayText&gt;(Paoletti et al. 2006)&lt;/DisplayText&gt;&lt;record&gt;&lt;rec-number&gt;1336&lt;/rec-number&gt;&lt;foreign-keys&gt;&lt;key app="EN" db-id="r0xazew0qp2esdewpdxpztaasdtvtvds0sw2" timestamp="1665451282"&gt;1336&lt;/key&gt;&lt;/foreign-keys&gt;&lt;ref-type name="Journal Article"&gt;17&lt;/ref-type&gt;&lt;contributors&gt;&lt;authors&gt;&lt;author&gt;Paoletti, Andrew C.&lt;/author&gt;&lt;author&gt;Parmely, Tari J.&lt;/author&gt;&lt;author&gt;Tomomori-Sato, Chieri&lt;/author&gt;&lt;author&gt;Sato, Shigeo&lt;/author&gt;&lt;author&gt;Zhu, Dongxiao&lt;/author&gt;&lt;author&gt;Conaway, Ronald C.&lt;/author&gt;&lt;author&gt;Conaway, Joan Weliky&lt;/author&gt;&lt;author&gt;Florens, Laurence&lt;/author&gt;&lt;author&gt;Washburn, Michael P.&lt;/author&gt;&lt;/authors&gt;&lt;/contributors&gt;&lt;titles&gt;&lt;title&gt;Quantitative proteomic analysis of distinct mammalian Mediator complexes using normalized spectral abundance factors&lt;/title&gt;&lt;secondary-title&gt;Proceedings of the National Academy of Sciences&lt;/secondary-title&gt;&lt;/titles&gt;&lt;periodical&gt;&lt;full-title&gt;Proceedings of the National Academy of Sciences&lt;/full-title&gt;&lt;/periodical&gt;&lt;pages&gt;18928-18933&lt;/pages&gt;&lt;volume&gt;103&lt;/volume&gt;&lt;number&gt;50&lt;/number&gt;&lt;dates&gt;&lt;year&gt;2006&lt;/year&gt;&lt;/dates&gt;&lt;publisher&gt;Proceedings of the National Academy of Sciences&lt;/publisher&gt;&lt;isbn&gt;0027-8424&lt;/isbn&gt;&lt;urls&gt;&lt;related-urls&gt;&lt;url&gt;https://dx.doi.org/10.1073/pnas.0606379103&lt;/url&gt;&lt;url&gt;https://www.pnas.org/doi/pdf/10.1073/pnas.0606379103&lt;/url&gt;&lt;/related-urls&gt;&lt;/urls&gt;&lt;electronic-resource-num&gt;10.1073/pnas.0606379103&lt;/electronic-resource-num&gt;&lt;/record&gt;&lt;/Cite&gt;&lt;/EndNote&gt;</w:instrText>
      </w:r>
      <w:r w:rsidR="008A3609">
        <w:fldChar w:fldCharType="separate"/>
      </w:r>
      <w:r w:rsidR="00187A76">
        <w:rPr>
          <w:noProof/>
        </w:rPr>
        <w:t>(Paoletti et al. 2006)</w:t>
      </w:r>
      <w:r w:rsidR="008A3609">
        <w:fldChar w:fldCharType="end"/>
      </w:r>
      <w:r w:rsidR="008A3609">
        <w:t xml:space="preserve"> were calculated using mass spectrometry (MS) spectral counts (SCs). </w:t>
      </w:r>
      <w:r w:rsidR="00410A9E">
        <w:t>Transcripts per million</w:t>
      </w:r>
      <w:r w:rsidR="007766B1">
        <w:t xml:space="preserve"> </w:t>
      </w:r>
      <w:r w:rsidR="00410A9E">
        <w:t>(TPM)</w:t>
      </w:r>
      <w:r w:rsidR="00E93FED">
        <w:t xml:space="preserve"> </w:t>
      </w:r>
      <w:r w:rsidR="00320E9A">
        <w:fldChar w:fldCharType="begin"/>
      </w:r>
      <w:r w:rsidR="00187A76">
        <w:instrText xml:space="preserve"> ADDIN EN.CITE &lt;EndNote&gt;&lt;Cite&gt;&lt;Author&gt;Conesa&lt;/Author&gt;&lt;Year&gt;2016&lt;/Year&gt;&lt;RecNum&gt;1355&lt;/RecNum&gt;&lt;DisplayText&gt;(Conesa et al. 2016)&lt;/DisplayText&gt;&lt;record&gt;&lt;rec-number&gt;1355&lt;/rec-number&gt;&lt;foreign-keys&gt;&lt;key app="EN" db-id="r0xazew0qp2esdewpdxpztaasdtvtvds0sw2" timestamp="1668566767"&gt;1355&lt;/key&gt;&lt;/foreign-keys&gt;&lt;ref-type name="Journal Article"&gt;17&lt;/ref-type&gt;&lt;contributors&gt;&lt;authors&gt;&lt;author&gt;Conesa, Ana&lt;/author&gt;&lt;author&gt;Madrigal, Pedro&lt;/author&gt;&lt;author&gt;Tarazona, Sonia&lt;/author&gt;&lt;author&gt;Gomez-Cabrero, David&lt;/author&gt;&lt;author&gt;Cervera, Alejandra&lt;/author&gt;&lt;author&gt;McPherson, Andrew&lt;/author&gt;&lt;author&gt;Szcześniak, Michał Wojciech&lt;/author&gt;&lt;author&gt;Gaffney, Daniel J.&lt;/author&gt;&lt;author&gt;Elo, Laura L.&lt;/author&gt;&lt;author&gt;Zhang, Xuegong&lt;/author&gt;&lt;author&gt;Mortazavi, Ali&lt;/author&gt;&lt;/authors&gt;&lt;/contributors&gt;&lt;titles&gt;&lt;title&gt;A survey of best practices for RNA-seq data analysis&lt;/title&gt;&lt;secondary-title&gt;Genome Biology&lt;/secondary-title&gt;&lt;/titles&gt;&lt;periodical&gt;&lt;full-title&gt;Genome Biology&lt;/full-title&gt;&lt;/periodical&gt;&lt;volume&gt;17&lt;/volume&gt;&lt;number&gt;1&lt;/number&gt;&lt;dates&gt;&lt;year&gt;2016&lt;/year&gt;&lt;/dates&gt;&lt;publisher&gt;Springer Science and Business Media LLC&lt;/publisher&gt;&lt;isbn&gt;1474-760X&lt;/isbn&gt;&lt;urls&gt;&lt;related-urls&gt;&lt;url&gt;https://dx.doi.org/10.1186/s13059-016-0881-8&lt;/url&gt;&lt;/related-urls&gt;&lt;/urls&gt;&lt;electronic-resource-num&gt;10.1186/s13059-016-0881-8&lt;/electronic-resource-num&gt;&lt;/record&gt;&lt;/Cite&gt;&lt;/EndNote&gt;</w:instrText>
      </w:r>
      <w:r w:rsidR="00320E9A">
        <w:fldChar w:fldCharType="separate"/>
      </w:r>
      <w:r w:rsidR="00187A76">
        <w:rPr>
          <w:noProof/>
        </w:rPr>
        <w:t>(Conesa et al. 2016)</w:t>
      </w:r>
      <w:r w:rsidR="00320E9A">
        <w:fldChar w:fldCharType="end"/>
      </w:r>
      <w:r w:rsidR="00410A9E">
        <w:t xml:space="preserve"> </w:t>
      </w:r>
      <w:r w:rsidR="00620C5C">
        <w:t xml:space="preserve">were calculated </w:t>
      </w:r>
      <w:r w:rsidR="001D6B25">
        <w:t>using</w:t>
      </w:r>
      <w:r w:rsidR="00016386">
        <w:t xml:space="preserve"> </w:t>
      </w:r>
      <w:r w:rsidR="008A3609">
        <w:t xml:space="preserve">RNA-seq count data from the same </w:t>
      </w:r>
      <w:r w:rsidR="007E6EAE">
        <w:t xml:space="preserve">8 samples </w:t>
      </w:r>
      <w:r w:rsidR="00AF4F27">
        <w:t xml:space="preserve">and </w:t>
      </w:r>
      <w:r w:rsidR="008A3609">
        <w:t xml:space="preserve">were matched with their MS proteomics data to check the association between proteomics expression and DNA expression for both MPs and regular proteins on the gene level </w:t>
      </w:r>
      <w:r w:rsidR="008A3609">
        <w:fldChar w:fldCharType="begin">
          <w:fldData xml:space="preserve">PEVuZE5vdGU+PENpdGU+PEF1dGhvcj5FZGZvcnM8L0F1dGhvcj48WWVhcj4yMDE2PC9ZZWFyPjxS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</w:fldData>
        </w:fldChar>
      </w:r>
      <w:r w:rsidR="00187A76">
        <w:instrText xml:space="preserve"> ADDIN EN.CITE </w:instrText>
      </w:r>
      <w:r w:rsidR="00187A76">
        <w:fldChar w:fldCharType="begin">
          <w:fldData xml:space="preserve">PEVuZE5vdGU+PENpdGU+PEF1dGhvcj5FZGZvcnM8L0F1dGhvcj48WWVhcj4yMDE2PC9ZZWFyPjxS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</w:fldData>
        </w:fldChar>
      </w:r>
      <w:r w:rsidR="00187A76">
        <w:instrText xml:space="preserve"> ADDIN EN.CITE.DATA </w:instrText>
      </w:r>
      <w:r w:rsidR="00187A76">
        <w:fldChar w:fldCharType="end"/>
      </w:r>
      <w:r w:rsidR="008A3609">
        <w:fldChar w:fldCharType="separate"/>
      </w:r>
      <w:r w:rsidR="00187A76">
        <w:rPr>
          <w:noProof/>
        </w:rPr>
        <w:t>(Edfors et al. 2016)</w:t>
      </w:r>
      <w:r w:rsidR="008A3609">
        <w:fldChar w:fldCharType="end"/>
      </w:r>
      <w:r w:rsidR="008A3609">
        <w:t>.</w:t>
      </w:r>
    </w:p>
    <w:p w14:paraId="156B3BE4" w14:textId="77777777" w:rsidR="00013F21" w:rsidRDefault="00013F21" w:rsidP="008A3609"/>
    <w:p w14:paraId="76139B7C" w14:textId="26BE6060" w:rsidR="008A3609" w:rsidDel="00013F21" w:rsidRDefault="008A3609" w:rsidP="008A3609">
      <w:pPr>
        <w:rPr>
          <w:del w:id="15" w:author="Gu, Chunhui" w:date="2022-11-17T11:27:00Z"/>
          <w:b/>
          <w:bCs/>
        </w:rPr>
      </w:pPr>
      <w:r w:rsidRPr="008C1E7F">
        <w:rPr>
          <w:b/>
          <w:bCs/>
        </w:rPr>
        <w:t>Results</w:t>
      </w:r>
      <w:ins w:id="16" w:author="Gu, Chunhui" w:date="2022-11-17T11:27:00Z">
        <w:r w:rsidR="00013F21">
          <w:t xml:space="preserve">: </w:t>
        </w:r>
      </w:ins>
    </w:p>
    <w:p w14:paraId="1016AAD9" w14:textId="2427B171" w:rsidR="00C32681" w:rsidRDefault="00C32681" w:rsidP="008A3609">
      <w:commentRangeStart w:id="17"/>
      <w:commentRangeStart w:id="18"/>
      <w:r>
        <w:t>Six of the eight samples</w:t>
      </w:r>
      <w:r w:rsidR="00C42330">
        <w:t xml:space="preserve"> </w:t>
      </w:r>
      <w:r w:rsidR="005D2CB0">
        <w:t xml:space="preserve">showed </w:t>
      </w:r>
      <w:r w:rsidR="003061D8">
        <w:t xml:space="preserve">a </w:t>
      </w:r>
      <w:r w:rsidR="00D65F3F">
        <w:t xml:space="preserve">similar level </w:t>
      </w:r>
      <w:r w:rsidR="00BD750F">
        <w:t xml:space="preserve">of </w:t>
      </w:r>
      <w:r w:rsidR="005D2CB0">
        <w:t xml:space="preserve">missing protein </w:t>
      </w:r>
      <w:r w:rsidR="000B690E">
        <w:t>detection</w:t>
      </w:r>
      <w:r w:rsidR="00A041D0">
        <w:t xml:space="preserve"> (Table 1)</w:t>
      </w:r>
      <w:r w:rsidR="000B690E">
        <w:t>.</w:t>
      </w:r>
      <w:commentRangeEnd w:id="17"/>
      <w:r w:rsidR="0041771A">
        <w:rPr>
          <w:rStyle w:val="CommentReference"/>
        </w:rPr>
        <w:commentReference w:id="17"/>
      </w:r>
      <w:commentRangeEnd w:id="18"/>
      <w:r w:rsidR="00653F91">
        <w:rPr>
          <w:rStyle w:val="CommentReference"/>
        </w:rPr>
        <w:commentReference w:id="18"/>
      </w:r>
      <w:r w:rsidR="0032641A">
        <w:t xml:space="preserve"> </w:t>
      </w:r>
      <w:r w:rsidR="0009623B">
        <w:t xml:space="preserve">The </w:t>
      </w:r>
      <w:r w:rsidR="00216DE4">
        <w:t>proportion</w:t>
      </w:r>
      <w:r w:rsidR="0009623B">
        <w:t xml:space="preserve"> of</w:t>
      </w:r>
      <w:r w:rsidR="00627627">
        <w:t xml:space="preserve"> </w:t>
      </w:r>
      <w:r w:rsidR="00FC7AB3">
        <w:t>protein product</w:t>
      </w:r>
      <w:r w:rsidR="00097522">
        <w:t>s</w:t>
      </w:r>
      <w:r w:rsidR="00FC7AB3">
        <w:t xml:space="preserve"> </w:t>
      </w:r>
      <w:r w:rsidR="009D18A0">
        <w:t xml:space="preserve">with </w:t>
      </w:r>
      <w:r w:rsidR="00FB3B2E">
        <w:t xml:space="preserve">corresponding </w:t>
      </w:r>
      <w:r w:rsidR="009D18A0">
        <w:t xml:space="preserve">RNA </w:t>
      </w:r>
      <w:r w:rsidR="00FF2322">
        <w:t>products</w:t>
      </w:r>
      <w:r w:rsidR="009D18A0">
        <w:t xml:space="preserve"> </w:t>
      </w:r>
      <w:r w:rsidR="00DE468F">
        <w:t xml:space="preserve">was </w:t>
      </w:r>
      <w:r w:rsidR="009D2B02">
        <w:t>54.70%</w:t>
      </w:r>
      <w:r w:rsidR="00253F68">
        <w:t xml:space="preserve"> </w:t>
      </w:r>
      <w:r w:rsidR="00FF2322">
        <w:t>and 58.</w:t>
      </w:r>
      <w:r w:rsidR="00B16410">
        <w:t>04%</w:t>
      </w:r>
      <w:r w:rsidR="00F21129">
        <w:t xml:space="preserve"> respectively</w:t>
      </w:r>
      <w:r w:rsidR="00606987">
        <w:t xml:space="preserve"> for missing proteins</w:t>
      </w:r>
      <w:r w:rsidR="00F21129">
        <w:t xml:space="preserve"> with and without the two potential </w:t>
      </w:r>
      <w:ins w:id="19" w:author="Gu, Chunhui" w:date="2022-11-17T10:39:00Z">
        <w:r w:rsidR="00C520FD">
          <w:t>low-profiling samples</w:t>
        </w:r>
      </w:ins>
      <w:commentRangeStart w:id="20"/>
      <w:commentRangeStart w:id="21"/>
      <w:del w:id="22" w:author="Gu, Chunhui" w:date="2022-11-17T10:39:00Z">
        <w:r w:rsidR="00F21129" w:rsidDel="00C520FD">
          <w:delText>outlier</w:delText>
        </w:r>
        <w:r w:rsidR="000317E1" w:rsidDel="00C520FD">
          <w:delText>s</w:delText>
        </w:r>
        <w:commentRangeEnd w:id="20"/>
        <w:r w:rsidR="0041771A" w:rsidDel="00C520FD">
          <w:rPr>
            <w:rStyle w:val="CommentReference"/>
          </w:rPr>
          <w:commentReference w:id="20"/>
        </w:r>
        <w:commentRangeEnd w:id="21"/>
        <w:r w:rsidR="0071532A" w:rsidDel="00C520FD">
          <w:rPr>
            <w:rStyle w:val="CommentReference"/>
          </w:rPr>
          <w:commentReference w:id="21"/>
        </w:r>
      </w:del>
      <w:r w:rsidR="006C54E9">
        <w:t xml:space="preserve"> (sample 1 and sample 7 for </w:t>
      </w:r>
      <w:r w:rsidR="009C63A9">
        <w:t>their</w:t>
      </w:r>
      <w:r w:rsidR="006C54E9">
        <w:t xml:space="preserve"> </w:t>
      </w:r>
      <w:r w:rsidR="00494C80">
        <w:t>noticeably fewer detected proteins</w:t>
      </w:r>
      <w:r w:rsidR="006C54E9">
        <w:t>)</w:t>
      </w:r>
      <w:r w:rsidR="00EF1EE1">
        <w:t xml:space="preserve">, which in comparison </w:t>
      </w:r>
      <w:r w:rsidR="008F6AD8">
        <w:t xml:space="preserve">were </w:t>
      </w:r>
      <w:r w:rsidR="004C43C5">
        <w:t xml:space="preserve">90.38% and </w:t>
      </w:r>
      <w:r w:rsidR="002328C1">
        <w:t>91.02% for regular proteins</w:t>
      </w:r>
      <w:r w:rsidR="00397C41">
        <w:t>.</w:t>
      </w:r>
      <w:r w:rsidR="002039A6">
        <w:t xml:space="preserve"> </w:t>
      </w:r>
      <w:r w:rsidR="007E41B3">
        <w:t>The protein expression</w:t>
      </w:r>
      <w:r w:rsidR="00D439D6">
        <w:t>s</w:t>
      </w:r>
      <w:r w:rsidR="005E602B">
        <w:t xml:space="preserve"> of MPs</w:t>
      </w:r>
      <w:r w:rsidR="00D74AA9">
        <w:t xml:space="preserve"> </w:t>
      </w:r>
      <w:r w:rsidR="00F31963">
        <w:t xml:space="preserve">showed </w:t>
      </w:r>
      <w:del w:id="23" w:author="Gu, Chunhui" w:date="2022-11-17T10:34:00Z">
        <w:r w:rsidR="00F31963" w:rsidDel="00696142">
          <w:delText>a</w:delText>
        </w:r>
        <w:r w:rsidR="00A73F0B" w:rsidDel="00696142">
          <w:delText>n</w:delText>
        </w:r>
      </w:del>
      <w:ins w:id="24" w:author="Gu, Chunhui" w:date="2022-11-17T10:34:00Z">
        <w:r w:rsidR="00696142">
          <w:t>a</w:t>
        </w:r>
      </w:ins>
      <w:r w:rsidR="00A73F0B">
        <w:t xml:space="preserve"> clear</w:t>
      </w:r>
      <w:r w:rsidR="00CF30F1">
        <w:t xml:space="preserve"> </w:t>
      </w:r>
      <w:r w:rsidR="00F31963">
        <w:t>truncated pattern</w:t>
      </w:r>
      <w:ins w:id="25" w:author="Gu, Chunhui" w:date="2022-11-17T10:37:00Z">
        <w:r w:rsidR="0066286A">
          <w:t xml:space="preserve"> </w:t>
        </w:r>
      </w:ins>
      <w:ins w:id="26" w:author="Gu, Chunhui" w:date="2022-11-17T10:38:00Z">
        <w:r w:rsidR="00BA6DB3">
          <w:t>by lacking</w:t>
        </w:r>
      </w:ins>
      <w:del w:id="27" w:author="Gu, Chunhui" w:date="2022-11-17T10:37:00Z">
        <w:r w:rsidR="00B976D8" w:rsidDel="0066286A">
          <w:delText xml:space="preserve"> with lacking</w:delText>
        </w:r>
      </w:del>
      <w:r w:rsidR="00B976D8">
        <w:t xml:space="preserve"> </w:t>
      </w:r>
      <w:del w:id="28" w:author="Gu, Chunhui" w:date="2022-11-17T10:36:00Z">
        <w:r w:rsidR="00B976D8" w:rsidDel="000778C5">
          <w:delText xml:space="preserve">of </w:delText>
        </w:r>
      </w:del>
      <w:r w:rsidR="00B976D8">
        <w:t>low-abundance expression</w:t>
      </w:r>
      <w:r w:rsidR="00FE66AC">
        <w:t xml:space="preserve"> </w:t>
      </w:r>
      <w:r w:rsidR="00AC1C22">
        <w:t>(</w:t>
      </w:r>
      <w:r w:rsidR="00334E65">
        <w:t>indicated by</w:t>
      </w:r>
      <w:r w:rsidR="009F4F24">
        <w:t xml:space="preserve"> a</w:t>
      </w:r>
      <w:r w:rsidR="00EA3D05">
        <w:t xml:space="preserve"> </w:t>
      </w:r>
      <w:r w:rsidR="007E41B3">
        <w:t xml:space="preserve">large gap region </w:t>
      </w:r>
      <w:del w:id="29" w:author="Gu, Chunhui" w:date="2022-11-17T10:36:00Z">
        <w:r w:rsidR="007E41B3" w:rsidDel="000778C5">
          <w:delText xml:space="preserve">in </w:delText>
        </w:r>
      </w:del>
      <w:r w:rsidR="00725697">
        <w:t xml:space="preserve">below </w:t>
      </w:r>
      <w:ins w:id="30" w:author="Gu, Chunhui" w:date="2022-11-17T10:36:00Z">
        <w:r w:rsidR="000778C5">
          <w:t xml:space="preserve">the </w:t>
        </w:r>
      </w:ins>
      <w:r w:rsidR="00725697">
        <w:t xml:space="preserve">red dot line in </w:t>
      </w:r>
      <w:commentRangeStart w:id="31"/>
      <w:commentRangeStart w:id="32"/>
      <w:r w:rsidR="009376D2">
        <w:t>Figure 1</w:t>
      </w:r>
      <w:r w:rsidR="00837A45">
        <w:t>a</w:t>
      </w:r>
      <w:r w:rsidR="009376D2">
        <w:t>)</w:t>
      </w:r>
      <w:commentRangeEnd w:id="31"/>
      <w:r w:rsidR="0041771A">
        <w:rPr>
          <w:rStyle w:val="CommentReference"/>
        </w:rPr>
        <w:commentReference w:id="31"/>
      </w:r>
      <w:commentRangeEnd w:id="32"/>
      <w:r w:rsidR="0091562B">
        <w:rPr>
          <w:rStyle w:val="CommentReference"/>
        </w:rPr>
        <w:commentReference w:id="32"/>
      </w:r>
      <w:r w:rsidR="00512E24">
        <w:t xml:space="preserve">. </w:t>
      </w:r>
      <w:r w:rsidR="00000F7B">
        <w:t xml:space="preserve"> </w:t>
      </w:r>
      <w:r w:rsidR="00863867">
        <w:t>There is a</w:t>
      </w:r>
      <w:r w:rsidR="0071532A">
        <w:t xml:space="preserve"> significant</w:t>
      </w:r>
      <w:r w:rsidR="00863867">
        <w:t xml:space="preserve"> </w:t>
      </w:r>
      <w:r w:rsidR="002E628E">
        <w:t>linear</w:t>
      </w:r>
      <w:r w:rsidR="004325CB">
        <w:t xml:space="preserve"> association</w:t>
      </w:r>
      <w:r w:rsidR="00FA1498">
        <w:t xml:space="preserve"> </w:t>
      </w:r>
      <w:r w:rsidR="00847AF3">
        <w:t xml:space="preserve">between protein </w:t>
      </w:r>
      <w:r w:rsidR="009F5FA4">
        <w:t>expression</w:t>
      </w:r>
      <w:r w:rsidR="00847AF3">
        <w:t xml:space="preserve"> and RNA expression </w:t>
      </w:r>
      <w:r w:rsidR="00FA1498">
        <w:t>for</w:t>
      </w:r>
      <w:r w:rsidR="0084661E">
        <w:t xml:space="preserve"> missing proteins </w:t>
      </w:r>
      <w:r w:rsidR="009F5FA4">
        <w:t>(</w:t>
      </w:r>
      <w:r w:rsidR="00015070">
        <w:t>R</w:t>
      </w:r>
      <w:r w:rsidR="005D5164">
        <w:t>=0.1</w:t>
      </w:r>
      <w:r w:rsidR="009F1736">
        <w:t>7</w:t>
      </w:r>
      <w:r w:rsidR="005D5164">
        <w:t xml:space="preserve">, </w:t>
      </w:r>
      <w:r w:rsidR="009F5FA4">
        <w:t>p = 0.02</w:t>
      </w:r>
      <w:r w:rsidR="009F1736">
        <w:t>9</w:t>
      </w:r>
      <w:r w:rsidR="009F5FA4">
        <w:t>)</w:t>
      </w:r>
      <w:r w:rsidR="0071532A">
        <w:t xml:space="preserve"> </w:t>
      </w:r>
      <w:commentRangeStart w:id="33"/>
      <w:commentRangeStart w:id="34"/>
      <w:r w:rsidR="00AD43F7">
        <w:t>and regular</w:t>
      </w:r>
      <w:r w:rsidR="003A5FF7">
        <w:t xml:space="preserve"> proteins </w:t>
      </w:r>
      <w:commentRangeEnd w:id="33"/>
      <w:r w:rsidR="0041771A">
        <w:rPr>
          <w:rStyle w:val="CommentReference"/>
        </w:rPr>
        <w:commentReference w:id="33"/>
      </w:r>
      <w:commentRangeEnd w:id="34"/>
      <w:r w:rsidR="0091562B">
        <w:rPr>
          <w:rStyle w:val="CommentReference"/>
        </w:rPr>
        <w:commentReference w:id="34"/>
      </w:r>
      <w:r w:rsidR="003A5FF7">
        <w:t>(</w:t>
      </w:r>
      <w:r w:rsidR="00015070">
        <w:t>R</w:t>
      </w:r>
      <w:r w:rsidR="009541A2">
        <w:t>=</w:t>
      </w:r>
      <w:r w:rsidR="00F05BF8">
        <w:t>0.38</w:t>
      </w:r>
      <w:r w:rsidR="00DF19C8">
        <w:t>, p&lt;2</w:t>
      </w:r>
      <w:r w:rsidR="00B8527F">
        <w:t>.2</w:t>
      </w:r>
      <w:r w:rsidR="00DF19C8">
        <w:t>e-16)</w:t>
      </w:r>
      <w:r w:rsidR="00930072">
        <w:t xml:space="preserve">. </w:t>
      </w:r>
      <w:commentRangeStart w:id="35"/>
      <w:commentRangeStart w:id="36"/>
      <w:r w:rsidR="005B462B">
        <w:t>Missing gene</w:t>
      </w:r>
      <w:r w:rsidR="00B47A11">
        <w:t>-protein product</w:t>
      </w:r>
      <w:r w:rsidR="005B462B">
        <w:t xml:space="preserve"> </w:t>
      </w:r>
      <w:r w:rsidR="005B462B" w:rsidRPr="005B462B">
        <w:t>CTAGE1</w:t>
      </w:r>
      <w:r w:rsidR="005B462B">
        <w:t xml:space="preserve"> </w:t>
      </w:r>
      <w:del w:id="37" w:author="Gu, Chunhui" w:date="2022-11-17T10:36:00Z">
        <w:r w:rsidR="005B462B" w:rsidDel="000778C5">
          <w:delText>were</w:delText>
        </w:r>
      </w:del>
      <w:ins w:id="38" w:author="Gu, Chunhui" w:date="2022-11-17T10:36:00Z">
        <w:r w:rsidR="000778C5">
          <w:t>was</w:t>
        </w:r>
      </w:ins>
      <w:r w:rsidR="005B462B">
        <w:t xml:space="preserve"> </w:t>
      </w:r>
      <w:r w:rsidR="003E675D">
        <w:t>detected</w:t>
      </w:r>
      <w:r w:rsidR="005B462B">
        <w:t xml:space="preserve"> </w:t>
      </w:r>
      <w:r w:rsidR="00804F3E">
        <w:t>and ha</w:t>
      </w:r>
      <w:r w:rsidR="00380A96">
        <w:t>d</w:t>
      </w:r>
      <w:r w:rsidR="00804F3E">
        <w:t xml:space="preserve"> RNA products</w:t>
      </w:r>
      <w:r w:rsidR="005B462B">
        <w:t xml:space="preserve"> </w:t>
      </w:r>
      <w:r w:rsidR="00285454">
        <w:t xml:space="preserve">in </w:t>
      </w:r>
      <w:r w:rsidR="005B462B">
        <w:t xml:space="preserve">all </w:t>
      </w:r>
      <w:r w:rsidR="00AB539A">
        <w:t xml:space="preserve">6 </w:t>
      </w:r>
      <w:ins w:id="39" w:author="Gu, Chunhui" w:date="2022-11-17T15:00:00Z">
        <w:r w:rsidR="009F6D13">
          <w:t>non-low-profiling</w:t>
        </w:r>
      </w:ins>
      <w:del w:id="40" w:author="Gu, Chunhui" w:date="2022-11-17T15:00:00Z">
        <w:r w:rsidR="00CF73CD" w:rsidDel="009F6D13">
          <w:delText>non-outlier</w:delText>
        </w:r>
      </w:del>
      <w:r w:rsidR="00CF73CD">
        <w:t xml:space="preserve"> </w:t>
      </w:r>
      <w:commentRangeStart w:id="41"/>
      <w:commentRangeStart w:id="42"/>
      <w:r w:rsidR="00AB539A">
        <w:t>samples</w:t>
      </w:r>
      <w:commentRangeEnd w:id="35"/>
      <w:r w:rsidR="0041771A">
        <w:rPr>
          <w:rStyle w:val="CommentReference"/>
        </w:rPr>
        <w:commentReference w:id="35"/>
      </w:r>
      <w:commentRangeEnd w:id="36"/>
      <w:commentRangeEnd w:id="41"/>
      <w:r w:rsidR="0091562B">
        <w:rPr>
          <w:rStyle w:val="CommentReference"/>
        </w:rPr>
        <w:commentReference w:id="36"/>
      </w:r>
      <w:r w:rsidR="0041771A">
        <w:rPr>
          <w:rStyle w:val="CommentReference"/>
        </w:rPr>
        <w:commentReference w:id="41"/>
      </w:r>
      <w:commentRangeEnd w:id="42"/>
      <w:r w:rsidR="0091562B">
        <w:rPr>
          <w:rStyle w:val="CommentReference"/>
        </w:rPr>
        <w:commentReference w:id="42"/>
      </w:r>
      <w:r w:rsidR="00BA1708">
        <w:t>.</w:t>
      </w:r>
    </w:p>
    <w:p w14:paraId="04B6D652" w14:textId="47603FCF" w:rsidR="0041771A" w:rsidRDefault="00A41FE8" w:rsidP="008A3609">
      <w:ins w:id="43" w:author="Gu, Chunhui" w:date="2022-11-17T15:00:00Z">
        <w:r>
          <w:tab/>
        </w:r>
      </w:ins>
    </w:p>
    <w:p w14:paraId="799DFBB3" w14:textId="4E234F31" w:rsidR="008A3609" w:rsidDel="00187A76" w:rsidRDefault="008A3609" w:rsidP="008A3609">
      <w:pPr>
        <w:rPr>
          <w:del w:id="44" w:author="Gu, Chunhui" w:date="2022-11-17T11:36:00Z"/>
          <w:b/>
          <w:bCs/>
        </w:rPr>
      </w:pPr>
      <w:r>
        <w:rPr>
          <w:b/>
          <w:bCs/>
        </w:rPr>
        <w:lastRenderedPageBreak/>
        <w:t>Discussion</w:t>
      </w:r>
      <w:ins w:id="45" w:author="Gu, Chunhui" w:date="2022-11-17T11:36:00Z">
        <w:r w:rsidR="00187A76">
          <w:rPr>
            <w:b/>
            <w:bCs/>
          </w:rPr>
          <w:t>:</w:t>
        </w:r>
        <w:r w:rsidR="00187A76">
          <w:t xml:space="preserve"> </w:t>
        </w:r>
      </w:ins>
    </w:p>
    <w:p w14:paraId="3CCE05E7" w14:textId="1ED37F26" w:rsidR="008A3609" w:rsidRDefault="00720840" w:rsidP="008A3609">
      <w:r>
        <w:t>The</w:t>
      </w:r>
      <w:r w:rsidR="003E0DCB">
        <w:t xml:space="preserve"> highly</w:t>
      </w:r>
      <w:r w:rsidR="00E53D63">
        <w:t>-</w:t>
      </w:r>
      <w:r>
        <w:t xml:space="preserve">truncated expression distribution pattern of missing proteins </w:t>
      </w:r>
      <w:r w:rsidR="00F47988">
        <w:t xml:space="preserve">could be partially explained by the insensitivity </w:t>
      </w:r>
      <w:r w:rsidR="003C0206">
        <w:t>of count-based-MS proteomics in low-abundance proteins</w:t>
      </w:r>
      <w:r w:rsidR="00D529D1">
        <w:t xml:space="preserve"> </w:t>
      </w:r>
      <w:r w:rsidR="00EA1764">
        <w:fldChar w:fldCharType="begin"/>
      </w:r>
      <w:r w:rsidR="00187A76">
        <w:instrText xml:space="preserve"> ADDIN EN.CITE &lt;EndNote&gt;&lt;Cite&gt;&lt;Author&gt;Lundgren&lt;/Author&gt;&lt;Year&gt;2010&lt;/Year&gt;&lt;RecNum&gt;1356&lt;/RecNum&gt;&lt;DisplayText&gt;(Lundgren et al. 2010)&lt;/DisplayText&gt;&lt;record&gt;&lt;rec-number&gt;1356&lt;/rec-number&gt;&lt;foreign-keys&gt;&lt;key app="EN" db-id="r0xazew0qp2esdewpdxpztaasdtvtvds0sw2" timestamp="1668570737"&gt;1356&lt;/key&gt;&lt;/foreign-keys&gt;&lt;ref-type name="Journal Article"&gt;17&lt;/ref-type&gt;&lt;contributors&gt;&lt;authors&gt;&lt;author&gt;Lundgren, D. H.&lt;/author&gt;&lt;author&gt;Hwang, S. I.&lt;/author&gt;&lt;author&gt;Wu, L.&lt;/author&gt;&lt;author&gt;Han, D. K.&lt;/author&gt;&lt;/authors&gt;&lt;/contributors&gt;&lt;auth-address&gt;Department of Cell Biology and Center for Vascular Biology, University of Connecticut Health Center, 263 Farmington Avenue, Farmington, CT 06030, USA.&lt;/auth-address&gt;&lt;titles&gt;&lt;title&gt;Role of spectral counting in quantitative proteomics&lt;/title&gt;&lt;secondary-title&gt;Expert Rev Proteomics&lt;/secondary-title&gt;&lt;/titles&gt;&lt;periodical&gt;&lt;full-title&gt;Expert Rev Proteomics&lt;/full-title&gt;&lt;/periodical&gt;&lt;pages&gt;39-53&lt;/pages&gt;&lt;volume&gt;7&lt;/volume&gt;&lt;number&gt;1&lt;/number&gt;&lt;edition&gt;2010/02/04&lt;/edition&gt;&lt;keywords&gt;&lt;keyword&gt;Databases, Protein&lt;/keyword&gt;&lt;keyword&gt;Mass Spectrometry/*statistics &amp;amp; numerical data&lt;/keyword&gt;&lt;keyword&gt;Models, Statistical&lt;/keyword&gt;&lt;keyword&gt;Proteomics/*methods/standards&lt;/keyword&gt;&lt;keyword&gt;Spectrum Analysis/statistics &amp;amp; numerical data&lt;/keyword&gt;&lt;/keywords&gt;&lt;dates&gt;&lt;year&gt;2010&lt;/year&gt;&lt;pub-dates&gt;&lt;date&gt;Feb&lt;/date&gt;&lt;/pub-dates&gt;&lt;/dates&gt;&lt;isbn&gt;1478-9450&lt;/isbn&gt;&lt;accession-num&gt;20121475&lt;/accession-num&gt;&lt;urls&gt;&lt;/urls&gt;&lt;electronic-resource-num&gt;10.1586/epr.09.69&lt;/electronic-resource-num&gt;&lt;remote-database-provider&gt;NLM&lt;/remote-database-provider&gt;&lt;language&gt;eng&lt;/language&gt;&lt;/record&gt;&lt;/Cite&gt;&lt;/EndNote&gt;</w:instrText>
      </w:r>
      <w:r w:rsidR="00EA1764">
        <w:fldChar w:fldCharType="separate"/>
      </w:r>
      <w:r w:rsidR="00187A76">
        <w:rPr>
          <w:noProof/>
        </w:rPr>
        <w:t>(Lundgren et al. 2010)</w:t>
      </w:r>
      <w:r w:rsidR="00EA1764">
        <w:fldChar w:fldCharType="end"/>
      </w:r>
      <w:r w:rsidR="00905F99">
        <w:t xml:space="preserve">. </w:t>
      </w:r>
      <w:r w:rsidR="00EA1764">
        <w:t xml:space="preserve">However, </w:t>
      </w:r>
      <w:r w:rsidR="004D2F19">
        <w:t>this cannot explain</w:t>
      </w:r>
      <w:r w:rsidR="00DB089C">
        <w:t xml:space="preserve"> </w:t>
      </w:r>
      <w:r w:rsidR="00EF48D3">
        <w:t>alone</w:t>
      </w:r>
      <w:r w:rsidR="00E17F0C">
        <w:t xml:space="preserve"> by seeing</w:t>
      </w:r>
      <w:r w:rsidR="00A420C7">
        <w:t xml:space="preserve"> </w:t>
      </w:r>
      <w:r w:rsidR="007877AF">
        <w:t xml:space="preserve">only a </w:t>
      </w:r>
      <w:r w:rsidR="00AD5E46">
        <w:t>mild</w:t>
      </w:r>
      <w:r w:rsidR="00A6523A">
        <w:t xml:space="preserve"> truncated pattern </w:t>
      </w:r>
      <w:r w:rsidR="006C4DD3">
        <w:t xml:space="preserve">in </w:t>
      </w:r>
      <w:r w:rsidR="002807BC">
        <w:t>regular protein</w:t>
      </w:r>
      <w:r w:rsidR="001B7939">
        <w:t>s</w:t>
      </w:r>
      <w:r w:rsidR="00597308">
        <w:t>.</w:t>
      </w:r>
      <w:r w:rsidR="00D87369">
        <w:t xml:space="preserve"> </w:t>
      </w:r>
      <w:r w:rsidR="006C54E9">
        <w:t>The significant association between RNA-Seq and proteomics</w:t>
      </w:r>
      <w:r w:rsidR="00D30BF6">
        <w:t xml:space="preserve"> </w:t>
      </w:r>
      <w:del w:id="46" w:author="Gu, Chunhui" w:date="2022-11-17T11:18:00Z">
        <w:r w:rsidR="00D30BF6" w:rsidDel="00176B43">
          <w:delText>suggesting</w:delText>
        </w:r>
      </w:del>
      <w:ins w:id="47" w:author="Gu, Chunhui" w:date="2022-11-17T11:18:00Z">
        <w:r w:rsidR="00176B43">
          <w:t>suggests</w:t>
        </w:r>
      </w:ins>
      <w:r w:rsidR="00D30BF6">
        <w:t xml:space="preserve"> the validity of our </w:t>
      </w:r>
      <w:r w:rsidR="002F7408">
        <w:t>findings</w:t>
      </w:r>
      <w:r w:rsidR="00953723">
        <w:t xml:space="preserve">. </w:t>
      </w:r>
      <w:r w:rsidR="003D4A0F">
        <w:t>The detection</w:t>
      </w:r>
      <w:r w:rsidR="000A09EB">
        <w:t>s</w:t>
      </w:r>
      <w:r w:rsidR="003D4A0F">
        <w:t xml:space="preserve"> </w:t>
      </w:r>
      <w:r w:rsidR="000C1070">
        <w:t xml:space="preserve">of </w:t>
      </w:r>
      <w:r w:rsidR="00AC2DE2">
        <w:t>missing proteins</w:t>
      </w:r>
      <w:r w:rsidR="00EE7E45">
        <w:t>, such as</w:t>
      </w:r>
      <w:r w:rsidR="000C1070">
        <w:t xml:space="preserve"> </w:t>
      </w:r>
      <w:commentRangeStart w:id="48"/>
      <w:commentRangeStart w:id="49"/>
      <w:r w:rsidR="000C1070" w:rsidRPr="000C1070">
        <w:t>Q9HC47</w:t>
      </w:r>
      <w:r w:rsidR="00EC7B94">
        <w:t xml:space="preserve"> (</w:t>
      </w:r>
      <w:r w:rsidR="00EC7B94" w:rsidRPr="005B462B">
        <w:t>CTAGE1</w:t>
      </w:r>
      <w:r w:rsidR="00EC7B94">
        <w:t>)</w:t>
      </w:r>
      <w:r w:rsidR="00A812DC">
        <w:t xml:space="preserve">, </w:t>
      </w:r>
      <w:r w:rsidR="00FD208B">
        <w:t>were</w:t>
      </w:r>
      <w:r w:rsidR="00A812DC">
        <w:t xml:space="preserve"> </w:t>
      </w:r>
      <w:commentRangeEnd w:id="48"/>
      <w:r w:rsidR="00C64C4A">
        <w:rPr>
          <w:rStyle w:val="CommentReference"/>
        </w:rPr>
        <w:commentReference w:id="48"/>
      </w:r>
      <w:commentRangeEnd w:id="49"/>
      <w:r w:rsidR="00701B2E">
        <w:rPr>
          <w:rStyle w:val="CommentReference"/>
        </w:rPr>
        <w:commentReference w:id="49"/>
      </w:r>
      <w:r w:rsidR="005E2887">
        <w:t>support</w:t>
      </w:r>
      <w:r w:rsidR="00A812DC">
        <w:t>ed</w:t>
      </w:r>
      <w:r w:rsidR="005E2887">
        <w:t xml:space="preserve"> </w:t>
      </w:r>
      <w:r w:rsidR="00A812DC">
        <w:t>by</w:t>
      </w:r>
      <w:r w:rsidR="005E2887">
        <w:t xml:space="preserve"> </w:t>
      </w:r>
      <w:r w:rsidR="005F4DC5">
        <w:t>the</w:t>
      </w:r>
      <w:r w:rsidR="00DC00CF">
        <w:t xml:space="preserve"> </w:t>
      </w:r>
      <w:r w:rsidR="00DF76D1">
        <w:t xml:space="preserve">clear </w:t>
      </w:r>
      <w:r w:rsidR="005F4DC5">
        <w:t xml:space="preserve">association between proteomics and </w:t>
      </w:r>
      <w:r w:rsidR="005E2887">
        <w:t>RNA-Seq</w:t>
      </w:r>
      <w:r w:rsidR="00BE7811">
        <w:t xml:space="preserve"> </w:t>
      </w:r>
      <w:r w:rsidR="005211D6">
        <w:t>data</w:t>
      </w:r>
      <w:r w:rsidR="00BE7811">
        <w:t xml:space="preserve"> </w:t>
      </w:r>
      <w:r w:rsidR="009F069E">
        <w:t>in gastric cancer</w:t>
      </w:r>
      <w:r w:rsidR="000D4358">
        <w:t xml:space="preserve"> and</w:t>
      </w:r>
      <w:r w:rsidR="00D76AA0">
        <w:t xml:space="preserve"> should be</w:t>
      </w:r>
      <w:r w:rsidR="00DD4F94">
        <w:t xml:space="preserve"> further</w:t>
      </w:r>
      <w:r w:rsidR="00D76AA0">
        <w:t xml:space="preserve"> explore</w:t>
      </w:r>
      <w:r w:rsidR="00DD4F94">
        <w:t>d</w:t>
      </w:r>
      <w:r w:rsidR="00D76AA0">
        <w:t xml:space="preserve"> </w:t>
      </w:r>
      <w:r w:rsidR="000031B3">
        <w:t>their</w:t>
      </w:r>
      <w:r w:rsidR="00966337">
        <w:t xml:space="preserve"> potential</w:t>
      </w:r>
      <w:r w:rsidR="000031B3">
        <w:t xml:space="preserve"> as</w:t>
      </w:r>
      <w:r w:rsidR="000D4358">
        <w:t xml:space="preserve"> biomarker</w:t>
      </w:r>
      <w:r w:rsidR="007F5D7A">
        <w:t>s</w:t>
      </w:r>
      <w:r w:rsidR="000D4358">
        <w:t xml:space="preserve"> in gastric</w:t>
      </w:r>
      <w:r w:rsidR="00A81B06">
        <w:t xml:space="preserve"> cancer</w:t>
      </w:r>
      <w:del w:id="50" w:author="Irajizad,Ehsan" w:date="2022-11-17T08:53:00Z">
        <w:r w:rsidR="00A81B06" w:rsidDel="003F0339">
          <w:delText xml:space="preserve"> </w:delText>
        </w:r>
        <w:commentRangeStart w:id="51"/>
        <w:commentRangeStart w:id="52"/>
        <w:r w:rsidR="00A81B06" w:rsidDel="003F0339">
          <w:delText>screening</w:delText>
        </w:r>
        <w:commentRangeEnd w:id="51"/>
        <w:r w:rsidR="009C3C64" w:rsidDel="003F0339">
          <w:rPr>
            <w:rStyle w:val="CommentReference"/>
          </w:rPr>
          <w:commentReference w:id="51"/>
        </w:r>
        <w:commentRangeEnd w:id="52"/>
        <w:r w:rsidR="00377A30" w:rsidDel="003F0339">
          <w:rPr>
            <w:rStyle w:val="CommentReference"/>
          </w:rPr>
          <w:commentReference w:id="52"/>
        </w:r>
      </w:del>
      <w:r w:rsidR="009F069E">
        <w:t>.</w:t>
      </w:r>
    </w:p>
    <w:p w14:paraId="1DB0CE77" w14:textId="22ED7DCE" w:rsidR="00665577" w:rsidRDefault="00665577" w:rsidP="008A3609"/>
    <w:p w14:paraId="0C0001C2" w14:textId="7750329C" w:rsidR="00665577" w:rsidRDefault="00665577" w:rsidP="008A3609"/>
    <w:p w14:paraId="0D1695AE" w14:textId="0D036452" w:rsidR="00665577" w:rsidRPr="00614A0F" w:rsidRDefault="00665577" w:rsidP="00665577">
      <w:pPr>
        <w:rPr>
          <w:sz w:val="21"/>
          <w:szCs w:val="21"/>
        </w:rPr>
      </w:pPr>
      <w:r w:rsidRPr="00614A0F">
        <w:rPr>
          <w:sz w:val="21"/>
          <w:szCs w:val="21"/>
        </w:rPr>
        <w:t>Table 1.  The proportion</w:t>
      </w:r>
      <w:r w:rsidR="007F46E9" w:rsidRPr="00614A0F">
        <w:rPr>
          <w:sz w:val="21"/>
          <w:szCs w:val="21"/>
        </w:rPr>
        <w:t>s</w:t>
      </w:r>
      <w:r w:rsidRPr="00614A0F">
        <w:rPr>
          <w:sz w:val="21"/>
          <w:szCs w:val="21"/>
        </w:rPr>
        <w:t xml:space="preserve"> of proteins products with RNA products for missing proteins and </w:t>
      </w:r>
      <w:r w:rsidR="00B64314" w:rsidRPr="00614A0F">
        <w:rPr>
          <w:sz w:val="21"/>
          <w:szCs w:val="21"/>
        </w:rPr>
        <w:t>regular proteins</w:t>
      </w:r>
    </w:p>
    <w:p w14:paraId="5AB28148" w14:textId="77777777" w:rsidR="00665577" w:rsidRDefault="00665577" w:rsidP="008A3609"/>
    <w:tbl>
      <w:tblPr>
        <w:tblStyle w:val="TableGrid"/>
        <w:tblW w:w="10368" w:type="dxa"/>
        <w:jc w:val="center"/>
        <w:tblLayout w:type="fixed"/>
        <w:tblLook w:val="0000" w:firstRow="0" w:lastRow="0" w:firstColumn="0" w:lastColumn="0" w:noHBand="0" w:noVBand="0"/>
      </w:tblPr>
      <w:tblGrid>
        <w:gridCol w:w="864"/>
        <w:gridCol w:w="864"/>
        <w:gridCol w:w="864"/>
        <w:gridCol w:w="864"/>
        <w:gridCol w:w="864"/>
        <w:gridCol w:w="864"/>
        <w:gridCol w:w="864"/>
        <w:gridCol w:w="864"/>
        <w:gridCol w:w="864"/>
        <w:gridCol w:w="864"/>
        <w:gridCol w:w="864"/>
        <w:gridCol w:w="864"/>
      </w:tblGrid>
      <w:tr w:rsidR="00CA2DFB" w:rsidRPr="009700FF" w14:paraId="483869D3" w14:textId="77777777" w:rsidTr="00173336">
        <w:trPr>
          <w:trHeight w:val="288"/>
          <w:jc w:val="center"/>
        </w:trPr>
        <w:tc>
          <w:tcPr>
            <w:tcW w:w="864" w:type="dxa"/>
            <w:vAlign w:val="center"/>
          </w:tcPr>
          <w:p w14:paraId="0677B770" w14:textId="77777777" w:rsidR="00590B5F" w:rsidRPr="00173336" w:rsidRDefault="00590B5F" w:rsidP="00173336">
            <w:pPr>
              <w:jc w:val="center"/>
              <w:rPr>
                <w:rFonts w:ascii="Arial" w:hAnsi="Arial" w:cs="Arial"/>
                <w:sz w:val="14"/>
                <w:szCs w:val="14"/>
              </w:rPr>
            </w:pPr>
          </w:p>
        </w:tc>
        <w:tc>
          <w:tcPr>
            <w:tcW w:w="864" w:type="dxa"/>
            <w:vAlign w:val="center"/>
          </w:tcPr>
          <w:p w14:paraId="39C4EE79" w14:textId="77777777" w:rsidR="00590B5F" w:rsidRPr="00173336" w:rsidRDefault="00590B5F" w:rsidP="00173336">
            <w:pPr>
              <w:jc w:val="center"/>
              <w:rPr>
                <w:rFonts w:ascii="Arial" w:hAnsi="Arial" w:cs="Arial"/>
                <w:sz w:val="14"/>
                <w:szCs w:val="14"/>
              </w:rPr>
            </w:pPr>
          </w:p>
        </w:tc>
        <w:tc>
          <w:tcPr>
            <w:tcW w:w="864" w:type="dxa"/>
            <w:vAlign w:val="center"/>
          </w:tcPr>
          <w:p w14:paraId="52FD66EE" w14:textId="184FC3B0" w:rsidR="00590B5F" w:rsidRPr="00173336" w:rsidRDefault="009700FF" w:rsidP="00173336">
            <w:pPr>
              <w:jc w:val="center"/>
              <w:rPr>
                <w:rFonts w:ascii="Arial" w:hAnsi="Arial" w:cs="Arial"/>
                <w:b/>
                <w:bCs/>
                <w:sz w:val="14"/>
                <w:szCs w:val="14"/>
              </w:rPr>
            </w:pPr>
            <w:r>
              <w:rPr>
                <w:rFonts w:ascii="Arial" w:hAnsi="Arial" w:cs="Arial"/>
                <w:b/>
                <w:bCs/>
                <w:sz w:val="14"/>
                <w:szCs w:val="14"/>
              </w:rPr>
              <w:t>Sample 1</w:t>
            </w:r>
          </w:p>
        </w:tc>
        <w:tc>
          <w:tcPr>
            <w:tcW w:w="864" w:type="dxa"/>
            <w:vAlign w:val="center"/>
          </w:tcPr>
          <w:p w14:paraId="5E62A388" w14:textId="3FE22633" w:rsidR="00590B5F" w:rsidRPr="00173336" w:rsidRDefault="009700FF" w:rsidP="00173336">
            <w:pPr>
              <w:jc w:val="center"/>
              <w:rPr>
                <w:rFonts w:ascii="Arial" w:hAnsi="Arial" w:cs="Arial"/>
                <w:b/>
                <w:bCs/>
                <w:sz w:val="14"/>
                <w:szCs w:val="14"/>
              </w:rPr>
            </w:pPr>
            <w:r>
              <w:rPr>
                <w:rFonts w:ascii="Arial" w:hAnsi="Arial" w:cs="Arial"/>
                <w:b/>
                <w:bCs/>
                <w:sz w:val="14"/>
                <w:szCs w:val="14"/>
              </w:rPr>
              <w:t>Sample 2</w:t>
            </w:r>
          </w:p>
        </w:tc>
        <w:tc>
          <w:tcPr>
            <w:tcW w:w="864" w:type="dxa"/>
            <w:vAlign w:val="center"/>
          </w:tcPr>
          <w:p w14:paraId="092887E7" w14:textId="75A4DAE5" w:rsidR="00590B5F" w:rsidRPr="00173336" w:rsidRDefault="009700FF" w:rsidP="00173336">
            <w:pPr>
              <w:jc w:val="center"/>
              <w:rPr>
                <w:rFonts w:ascii="Arial" w:hAnsi="Arial" w:cs="Arial"/>
                <w:b/>
                <w:bCs/>
                <w:sz w:val="14"/>
                <w:szCs w:val="14"/>
              </w:rPr>
            </w:pPr>
            <w:r>
              <w:rPr>
                <w:rFonts w:ascii="Arial" w:hAnsi="Arial" w:cs="Arial"/>
                <w:b/>
                <w:bCs/>
                <w:sz w:val="14"/>
                <w:szCs w:val="14"/>
              </w:rPr>
              <w:t>Sample 3</w:t>
            </w:r>
          </w:p>
        </w:tc>
        <w:tc>
          <w:tcPr>
            <w:tcW w:w="864" w:type="dxa"/>
            <w:vAlign w:val="center"/>
          </w:tcPr>
          <w:p w14:paraId="72F2672E" w14:textId="3843C794" w:rsidR="00590B5F" w:rsidRPr="00173336" w:rsidRDefault="009700FF" w:rsidP="00173336">
            <w:pPr>
              <w:jc w:val="center"/>
              <w:rPr>
                <w:rFonts w:ascii="Arial" w:hAnsi="Arial" w:cs="Arial"/>
                <w:b/>
                <w:bCs/>
                <w:sz w:val="14"/>
                <w:szCs w:val="14"/>
              </w:rPr>
            </w:pPr>
            <w:r>
              <w:rPr>
                <w:rFonts w:ascii="Arial" w:hAnsi="Arial" w:cs="Arial"/>
                <w:b/>
                <w:bCs/>
                <w:sz w:val="14"/>
                <w:szCs w:val="14"/>
              </w:rPr>
              <w:t>Sample 4</w:t>
            </w:r>
          </w:p>
        </w:tc>
        <w:tc>
          <w:tcPr>
            <w:tcW w:w="864" w:type="dxa"/>
            <w:vAlign w:val="center"/>
          </w:tcPr>
          <w:p w14:paraId="586D4DBD" w14:textId="1B4C45A5" w:rsidR="00590B5F" w:rsidRPr="00173336" w:rsidRDefault="009700FF" w:rsidP="00173336">
            <w:pPr>
              <w:jc w:val="center"/>
              <w:rPr>
                <w:rFonts w:ascii="Arial" w:hAnsi="Arial" w:cs="Arial"/>
                <w:b/>
                <w:bCs/>
                <w:sz w:val="14"/>
                <w:szCs w:val="14"/>
              </w:rPr>
            </w:pPr>
            <w:r>
              <w:rPr>
                <w:rFonts w:ascii="Arial" w:hAnsi="Arial" w:cs="Arial"/>
                <w:b/>
                <w:bCs/>
                <w:sz w:val="14"/>
                <w:szCs w:val="14"/>
              </w:rPr>
              <w:t>Sample 5</w:t>
            </w:r>
          </w:p>
        </w:tc>
        <w:tc>
          <w:tcPr>
            <w:tcW w:w="864" w:type="dxa"/>
            <w:vAlign w:val="center"/>
          </w:tcPr>
          <w:p w14:paraId="744C3994" w14:textId="58188C5A" w:rsidR="00590B5F" w:rsidRPr="00173336" w:rsidRDefault="009700FF" w:rsidP="00173336">
            <w:pPr>
              <w:jc w:val="center"/>
              <w:rPr>
                <w:rFonts w:ascii="Arial" w:hAnsi="Arial" w:cs="Arial"/>
                <w:b/>
                <w:bCs/>
                <w:sz w:val="14"/>
                <w:szCs w:val="14"/>
              </w:rPr>
            </w:pPr>
            <w:r>
              <w:rPr>
                <w:rFonts w:ascii="Arial" w:hAnsi="Arial" w:cs="Arial"/>
                <w:b/>
                <w:bCs/>
                <w:sz w:val="14"/>
                <w:szCs w:val="14"/>
              </w:rPr>
              <w:t>Sample 6</w:t>
            </w:r>
          </w:p>
        </w:tc>
        <w:tc>
          <w:tcPr>
            <w:tcW w:w="864" w:type="dxa"/>
            <w:vAlign w:val="center"/>
          </w:tcPr>
          <w:p w14:paraId="2B49CE84" w14:textId="1E62BD8D" w:rsidR="00590B5F" w:rsidRPr="00173336" w:rsidRDefault="009700FF" w:rsidP="00173336">
            <w:pPr>
              <w:jc w:val="center"/>
              <w:rPr>
                <w:rFonts w:ascii="Arial" w:hAnsi="Arial" w:cs="Arial"/>
                <w:b/>
                <w:bCs/>
                <w:sz w:val="14"/>
                <w:szCs w:val="14"/>
              </w:rPr>
            </w:pPr>
            <w:r>
              <w:rPr>
                <w:rFonts w:ascii="Arial" w:hAnsi="Arial" w:cs="Arial"/>
                <w:b/>
                <w:bCs/>
                <w:sz w:val="14"/>
                <w:szCs w:val="14"/>
              </w:rPr>
              <w:t>Sample 7</w:t>
            </w:r>
          </w:p>
        </w:tc>
        <w:tc>
          <w:tcPr>
            <w:tcW w:w="864" w:type="dxa"/>
            <w:vAlign w:val="center"/>
          </w:tcPr>
          <w:p w14:paraId="49845939" w14:textId="4D0E9167" w:rsidR="00590B5F" w:rsidRPr="00173336" w:rsidRDefault="009700FF" w:rsidP="00173336">
            <w:pPr>
              <w:jc w:val="center"/>
              <w:rPr>
                <w:rFonts w:ascii="Arial" w:hAnsi="Arial" w:cs="Arial"/>
                <w:b/>
                <w:bCs/>
                <w:sz w:val="14"/>
                <w:szCs w:val="14"/>
              </w:rPr>
            </w:pPr>
            <w:r>
              <w:rPr>
                <w:rFonts w:ascii="Arial" w:hAnsi="Arial" w:cs="Arial"/>
                <w:b/>
                <w:bCs/>
                <w:sz w:val="14"/>
                <w:szCs w:val="14"/>
              </w:rPr>
              <w:t>Sample 8</w:t>
            </w:r>
          </w:p>
        </w:tc>
        <w:tc>
          <w:tcPr>
            <w:tcW w:w="864" w:type="dxa"/>
            <w:vAlign w:val="center"/>
          </w:tcPr>
          <w:p w14:paraId="755FAD2E" w14:textId="77777777" w:rsidR="00590B5F" w:rsidRPr="00173336" w:rsidDel="00E53B2D" w:rsidRDefault="00590B5F" w:rsidP="00173336">
            <w:pPr>
              <w:jc w:val="center"/>
              <w:rPr>
                <w:del w:id="53" w:author="Gu, Chunhui" w:date="2022-11-17T10:35:00Z"/>
                <w:rFonts w:ascii="Arial" w:hAnsi="Arial" w:cs="Arial"/>
                <w:b/>
                <w:bCs/>
                <w:sz w:val="14"/>
                <w:szCs w:val="14"/>
              </w:rPr>
            </w:pPr>
            <w:r w:rsidRPr="00173336">
              <w:rPr>
                <w:rFonts w:ascii="Arial" w:hAnsi="Arial" w:cs="Arial"/>
                <w:b/>
                <w:bCs/>
                <w:sz w:val="14"/>
                <w:szCs w:val="14"/>
              </w:rPr>
              <w:t>Total</w:t>
            </w:r>
          </w:p>
          <w:p w14:paraId="7283B6DE" w14:textId="2224CE22" w:rsidR="00590B5F" w:rsidRPr="00173336" w:rsidRDefault="00590B5F" w:rsidP="00E53B2D">
            <w:pPr>
              <w:jc w:val="center"/>
              <w:rPr>
                <w:rFonts w:ascii="Arial" w:hAnsi="Arial" w:cs="Arial"/>
                <w:b/>
                <w:bCs/>
                <w:sz w:val="14"/>
                <w:szCs w:val="14"/>
              </w:rPr>
            </w:pPr>
            <w:del w:id="54" w:author="Gu, Chunhui" w:date="2022-11-17T10:35:00Z">
              <w:r w:rsidRPr="00173336" w:rsidDel="00E53B2D">
                <w:rPr>
                  <w:rFonts w:ascii="Arial" w:hAnsi="Arial" w:cs="Arial"/>
                  <w:b/>
                  <w:bCs/>
                  <w:sz w:val="14"/>
                  <w:szCs w:val="14"/>
                </w:rPr>
                <w:delText>w</w:delText>
              </w:r>
              <w:r w:rsidR="008F1B68" w:rsidRPr="00173336" w:rsidDel="00E53B2D">
                <w:rPr>
                  <w:rFonts w:ascii="Arial" w:hAnsi="Arial" w:cs="Arial"/>
                  <w:b/>
                  <w:bCs/>
                  <w:sz w:val="14"/>
                  <w:szCs w:val="14"/>
                </w:rPr>
                <w:delText>ith</w:delText>
              </w:r>
              <w:r w:rsidRPr="00173336" w:rsidDel="00E53B2D">
                <w:rPr>
                  <w:rFonts w:ascii="Arial" w:hAnsi="Arial" w:cs="Arial"/>
                  <w:b/>
                  <w:bCs/>
                  <w:sz w:val="14"/>
                  <w:szCs w:val="14"/>
                </w:rPr>
                <w:delText xml:space="preserve"> outlier</w:delText>
              </w:r>
            </w:del>
          </w:p>
        </w:tc>
        <w:tc>
          <w:tcPr>
            <w:tcW w:w="864" w:type="dxa"/>
            <w:vAlign w:val="center"/>
          </w:tcPr>
          <w:p w14:paraId="420B57E9" w14:textId="6EA94FE9" w:rsidR="00590B5F" w:rsidRPr="00173336" w:rsidRDefault="00590B5F" w:rsidP="00173336">
            <w:pPr>
              <w:jc w:val="center"/>
              <w:rPr>
                <w:rFonts w:ascii="Arial" w:hAnsi="Arial" w:cs="Arial"/>
                <w:b/>
                <w:bCs/>
                <w:sz w:val="14"/>
                <w:szCs w:val="14"/>
              </w:rPr>
            </w:pPr>
            <w:r w:rsidRPr="00173336">
              <w:rPr>
                <w:rFonts w:ascii="Arial" w:hAnsi="Arial" w:cs="Arial"/>
                <w:b/>
                <w:bCs/>
                <w:sz w:val="14"/>
                <w:szCs w:val="14"/>
              </w:rPr>
              <w:t>Total w</w:t>
            </w:r>
            <w:r w:rsidR="00535A32" w:rsidRPr="00173336">
              <w:rPr>
                <w:rFonts w:ascii="Arial" w:hAnsi="Arial" w:cs="Arial"/>
                <w:b/>
                <w:bCs/>
                <w:sz w:val="14"/>
                <w:szCs w:val="14"/>
              </w:rPr>
              <w:t>ithout</w:t>
            </w:r>
            <w:r w:rsidRPr="00173336">
              <w:rPr>
                <w:rFonts w:ascii="Arial" w:hAnsi="Arial" w:cs="Arial"/>
                <w:b/>
                <w:bCs/>
                <w:sz w:val="14"/>
                <w:szCs w:val="14"/>
              </w:rPr>
              <w:t xml:space="preserve"> </w:t>
            </w:r>
            <w:ins w:id="55" w:author="Gu, Chunhui" w:date="2022-11-17T10:35:00Z">
              <w:r w:rsidR="00E53B2D">
                <w:rPr>
                  <w:rFonts w:ascii="Arial" w:hAnsi="Arial" w:cs="Arial"/>
                  <w:b/>
                  <w:bCs/>
                  <w:sz w:val="14"/>
                  <w:szCs w:val="14"/>
                </w:rPr>
                <w:t>low-profiling samples</w:t>
              </w:r>
            </w:ins>
            <w:del w:id="56" w:author="Gu, Chunhui" w:date="2022-11-17T10:35:00Z">
              <w:r w:rsidRPr="00173336" w:rsidDel="00E53B2D">
                <w:rPr>
                  <w:rFonts w:ascii="Arial" w:hAnsi="Arial" w:cs="Arial"/>
                  <w:b/>
                  <w:bCs/>
                  <w:sz w:val="14"/>
                  <w:szCs w:val="14"/>
                </w:rPr>
                <w:delText>outlier</w:delText>
              </w:r>
            </w:del>
          </w:p>
        </w:tc>
      </w:tr>
      <w:tr w:rsidR="00CA2DFB" w:rsidRPr="009700FF" w14:paraId="07F63838" w14:textId="77777777" w:rsidTr="00173336">
        <w:trPr>
          <w:trHeight w:val="288"/>
          <w:jc w:val="center"/>
        </w:trPr>
        <w:tc>
          <w:tcPr>
            <w:tcW w:w="864" w:type="dxa"/>
            <w:vMerge w:val="restart"/>
            <w:vAlign w:val="center"/>
          </w:tcPr>
          <w:p w14:paraId="374097DF" w14:textId="520F7B85" w:rsidR="00590B5F" w:rsidRPr="00173336" w:rsidRDefault="00A17ABF" w:rsidP="00173336">
            <w:pPr>
              <w:jc w:val="center"/>
              <w:rPr>
                <w:rFonts w:ascii="Arial" w:hAnsi="Arial" w:cs="Arial"/>
                <w:b/>
                <w:bCs/>
                <w:sz w:val="14"/>
                <w:szCs w:val="14"/>
              </w:rPr>
            </w:pPr>
            <w:r w:rsidRPr="00173336">
              <w:rPr>
                <w:rFonts w:ascii="Arial" w:hAnsi="Arial" w:cs="Arial"/>
                <w:b/>
                <w:bCs/>
                <w:sz w:val="14"/>
                <w:szCs w:val="14"/>
              </w:rPr>
              <w:t xml:space="preserve">Missing </w:t>
            </w:r>
            <w:r w:rsidR="00590B5F" w:rsidRPr="00173336">
              <w:rPr>
                <w:rFonts w:ascii="Arial" w:hAnsi="Arial" w:cs="Arial"/>
                <w:b/>
                <w:bCs/>
                <w:sz w:val="14"/>
                <w:szCs w:val="14"/>
              </w:rPr>
              <w:t>Protein</w:t>
            </w:r>
            <w:r w:rsidR="00FF3999" w:rsidRPr="00173336">
              <w:rPr>
                <w:rFonts w:ascii="Arial" w:hAnsi="Arial" w:cs="Arial"/>
                <w:b/>
                <w:bCs/>
                <w:sz w:val="14"/>
                <w:szCs w:val="14"/>
              </w:rPr>
              <w:t>s</w:t>
            </w:r>
          </w:p>
        </w:tc>
        <w:tc>
          <w:tcPr>
            <w:tcW w:w="864" w:type="dxa"/>
            <w:vAlign w:val="center"/>
          </w:tcPr>
          <w:p w14:paraId="440F2625" w14:textId="68A3EC60" w:rsidR="00590B5F" w:rsidRPr="00173336" w:rsidRDefault="00590B5F" w:rsidP="00173336">
            <w:pPr>
              <w:jc w:val="center"/>
              <w:rPr>
                <w:rFonts w:ascii="Arial" w:hAnsi="Arial" w:cs="Arial"/>
                <w:b/>
                <w:bCs/>
                <w:sz w:val="14"/>
                <w:szCs w:val="14"/>
              </w:rPr>
            </w:pPr>
            <w:r w:rsidRPr="00173336">
              <w:rPr>
                <w:rFonts w:ascii="Arial" w:hAnsi="Arial" w:cs="Arial"/>
                <w:b/>
                <w:bCs/>
                <w:sz w:val="14"/>
                <w:szCs w:val="14"/>
              </w:rPr>
              <w:t>RNA</w:t>
            </w:r>
            <w:r w:rsidR="002A3D54" w:rsidRPr="00173336">
              <w:rPr>
                <w:rFonts w:ascii="Arial" w:hAnsi="Arial" w:cs="Arial"/>
                <w:b/>
                <w:bCs/>
                <w:sz w:val="14"/>
                <w:szCs w:val="14"/>
              </w:rPr>
              <w:t xml:space="preserve"> product</w:t>
            </w:r>
            <w:r w:rsidR="008F296F" w:rsidRPr="00173336">
              <w:rPr>
                <w:rFonts w:ascii="Arial" w:hAnsi="Arial" w:cs="Arial"/>
                <w:b/>
                <w:bCs/>
                <w:sz w:val="14"/>
                <w:szCs w:val="14"/>
              </w:rPr>
              <w:t xml:space="preserve"> </w:t>
            </w:r>
            <w:r w:rsidRPr="00173336">
              <w:rPr>
                <w:rFonts w:ascii="Arial" w:hAnsi="Arial" w:cs="Arial"/>
                <w:b/>
                <w:bCs/>
                <w:sz w:val="14"/>
                <w:szCs w:val="14"/>
              </w:rPr>
              <w:t>(+)</w:t>
            </w:r>
          </w:p>
          <w:p w14:paraId="14373502" w14:textId="77777777" w:rsidR="00590B5F" w:rsidRPr="00173336" w:rsidRDefault="00590B5F" w:rsidP="00173336">
            <w:pPr>
              <w:jc w:val="center"/>
              <w:rPr>
                <w:rFonts w:ascii="Arial" w:hAnsi="Arial" w:cs="Arial"/>
                <w:b/>
                <w:bCs/>
                <w:sz w:val="14"/>
                <w:szCs w:val="14"/>
              </w:rPr>
            </w:pPr>
          </w:p>
        </w:tc>
        <w:tc>
          <w:tcPr>
            <w:tcW w:w="864" w:type="dxa"/>
            <w:vAlign w:val="center"/>
          </w:tcPr>
          <w:p w14:paraId="24F93FDB" w14:textId="77777777" w:rsidR="00590B5F" w:rsidRPr="00173336" w:rsidRDefault="00590B5F" w:rsidP="00173336">
            <w:pPr>
              <w:jc w:val="center"/>
              <w:rPr>
                <w:rFonts w:ascii="Arial" w:hAnsi="Arial" w:cs="Arial"/>
                <w:sz w:val="14"/>
                <w:szCs w:val="14"/>
              </w:rPr>
            </w:pPr>
            <w:r w:rsidRPr="00173336">
              <w:rPr>
                <w:rFonts w:ascii="Arial" w:hAnsi="Arial" w:cs="Arial"/>
                <w:sz w:val="14"/>
                <w:szCs w:val="14"/>
              </w:rPr>
              <w:t>8</w:t>
            </w:r>
          </w:p>
          <w:p w14:paraId="09137BE5" w14:textId="15D753A0" w:rsidR="00590B5F" w:rsidRPr="00173336" w:rsidRDefault="00590B5F" w:rsidP="00173336">
            <w:pPr>
              <w:jc w:val="center"/>
              <w:rPr>
                <w:rFonts w:ascii="Arial" w:hAnsi="Arial" w:cs="Arial"/>
                <w:sz w:val="14"/>
                <w:szCs w:val="14"/>
              </w:rPr>
            </w:pPr>
            <w:r w:rsidRPr="00173336">
              <w:rPr>
                <w:rFonts w:ascii="Arial" w:hAnsi="Arial" w:cs="Arial"/>
                <w:sz w:val="14"/>
                <w:szCs w:val="14"/>
              </w:rPr>
              <w:t>(50.00</w:t>
            </w:r>
            <w:r w:rsidR="006A13CE" w:rsidRPr="00173336">
              <w:rPr>
                <w:rFonts w:ascii="Arial" w:hAnsi="Arial" w:cs="Arial"/>
                <w:sz w:val="14"/>
                <w:szCs w:val="14"/>
              </w:rPr>
              <w:t>%</w:t>
            </w:r>
            <w:r w:rsidRPr="00173336">
              <w:rPr>
                <w:rFonts w:ascii="Arial" w:hAnsi="Arial" w:cs="Arial"/>
                <w:sz w:val="14"/>
                <w:szCs w:val="14"/>
              </w:rPr>
              <w:t>)</w:t>
            </w:r>
          </w:p>
        </w:tc>
        <w:tc>
          <w:tcPr>
            <w:tcW w:w="864" w:type="dxa"/>
            <w:vAlign w:val="center"/>
          </w:tcPr>
          <w:p w14:paraId="4B84B0AB" w14:textId="6A246FF6" w:rsidR="00590B5F" w:rsidRPr="00173336" w:rsidRDefault="00590B5F" w:rsidP="00173336">
            <w:pPr>
              <w:jc w:val="center"/>
              <w:rPr>
                <w:rFonts w:ascii="Arial" w:hAnsi="Arial" w:cs="Arial"/>
                <w:sz w:val="14"/>
                <w:szCs w:val="14"/>
              </w:rPr>
            </w:pPr>
            <w:r w:rsidRPr="00173336">
              <w:rPr>
                <w:rFonts w:ascii="Arial" w:hAnsi="Arial" w:cs="Arial"/>
                <w:sz w:val="14"/>
                <w:szCs w:val="14"/>
              </w:rPr>
              <w:t>3</w:t>
            </w:r>
            <w:r w:rsidR="00442863" w:rsidRPr="00173336">
              <w:rPr>
                <w:rFonts w:ascii="Arial" w:hAnsi="Arial" w:cs="Arial"/>
                <w:sz w:val="14"/>
                <w:szCs w:val="14"/>
              </w:rPr>
              <w:t>9</w:t>
            </w:r>
          </w:p>
          <w:p w14:paraId="3C7A7DF7" w14:textId="38AAAEEB" w:rsidR="00590B5F" w:rsidRPr="00173336" w:rsidRDefault="00590B5F" w:rsidP="00173336">
            <w:pPr>
              <w:jc w:val="center"/>
              <w:rPr>
                <w:rFonts w:ascii="Arial" w:hAnsi="Arial" w:cs="Arial"/>
                <w:sz w:val="14"/>
                <w:szCs w:val="14"/>
              </w:rPr>
            </w:pPr>
            <w:r w:rsidRPr="00173336">
              <w:rPr>
                <w:rFonts w:ascii="Arial" w:hAnsi="Arial" w:cs="Arial"/>
                <w:sz w:val="14"/>
                <w:szCs w:val="14"/>
              </w:rPr>
              <w:t>(</w:t>
            </w:r>
            <w:r w:rsidR="00272A8D" w:rsidRPr="00173336">
              <w:rPr>
                <w:rFonts w:ascii="Arial" w:hAnsi="Arial" w:cs="Arial"/>
                <w:sz w:val="14"/>
                <w:szCs w:val="14"/>
              </w:rPr>
              <w:t>59.09</w:t>
            </w:r>
            <w:r w:rsidR="006A13CE" w:rsidRPr="00173336">
              <w:rPr>
                <w:rFonts w:ascii="Arial" w:hAnsi="Arial" w:cs="Arial"/>
                <w:sz w:val="14"/>
                <w:szCs w:val="14"/>
              </w:rPr>
              <w:t>%</w:t>
            </w:r>
            <w:r w:rsidRPr="00173336">
              <w:rPr>
                <w:rFonts w:ascii="Arial" w:hAnsi="Arial" w:cs="Arial"/>
                <w:sz w:val="14"/>
                <w:szCs w:val="14"/>
              </w:rPr>
              <w:t>)</w:t>
            </w:r>
          </w:p>
        </w:tc>
        <w:tc>
          <w:tcPr>
            <w:tcW w:w="864" w:type="dxa"/>
            <w:vAlign w:val="center"/>
          </w:tcPr>
          <w:p w14:paraId="423F5182" w14:textId="77777777" w:rsidR="00590B5F" w:rsidRPr="00173336" w:rsidRDefault="00590B5F" w:rsidP="00173336">
            <w:pPr>
              <w:jc w:val="center"/>
              <w:rPr>
                <w:rFonts w:ascii="Arial" w:hAnsi="Arial" w:cs="Arial"/>
                <w:sz w:val="14"/>
                <w:szCs w:val="14"/>
              </w:rPr>
            </w:pPr>
            <w:r w:rsidRPr="00173336">
              <w:rPr>
                <w:rFonts w:ascii="Arial" w:hAnsi="Arial" w:cs="Arial"/>
                <w:sz w:val="14"/>
                <w:szCs w:val="14"/>
              </w:rPr>
              <w:t>24</w:t>
            </w:r>
          </w:p>
          <w:p w14:paraId="1226CDD5" w14:textId="1CB7FA39" w:rsidR="00590B5F" w:rsidRPr="00173336" w:rsidRDefault="00590B5F" w:rsidP="00173336">
            <w:pPr>
              <w:jc w:val="center"/>
              <w:rPr>
                <w:rFonts w:ascii="Arial" w:hAnsi="Arial" w:cs="Arial"/>
                <w:sz w:val="14"/>
                <w:szCs w:val="14"/>
              </w:rPr>
            </w:pPr>
            <w:r w:rsidRPr="00173336">
              <w:rPr>
                <w:rFonts w:ascii="Arial" w:hAnsi="Arial" w:cs="Arial"/>
                <w:sz w:val="14"/>
                <w:szCs w:val="14"/>
              </w:rPr>
              <w:t>(</w:t>
            </w:r>
            <w:r w:rsidR="005A1AAC" w:rsidRPr="00173336">
              <w:rPr>
                <w:rFonts w:ascii="Arial" w:hAnsi="Arial" w:cs="Arial"/>
                <w:sz w:val="14"/>
                <w:szCs w:val="14"/>
              </w:rPr>
              <w:t>55</w:t>
            </w:r>
            <w:r w:rsidRPr="00173336">
              <w:rPr>
                <w:rFonts w:ascii="Arial" w:hAnsi="Arial" w:cs="Arial"/>
                <w:sz w:val="14"/>
                <w:szCs w:val="14"/>
              </w:rPr>
              <w:t>.</w:t>
            </w:r>
            <w:r w:rsidR="005A1AAC" w:rsidRPr="00173336">
              <w:rPr>
                <w:rFonts w:ascii="Arial" w:hAnsi="Arial" w:cs="Arial"/>
                <w:sz w:val="14"/>
                <w:szCs w:val="14"/>
              </w:rPr>
              <w:t>81</w:t>
            </w:r>
            <w:r w:rsidR="006A13CE" w:rsidRPr="00173336">
              <w:rPr>
                <w:rFonts w:ascii="Arial" w:hAnsi="Arial" w:cs="Arial"/>
                <w:sz w:val="14"/>
                <w:szCs w:val="14"/>
              </w:rPr>
              <w:t>%</w:t>
            </w:r>
            <w:r w:rsidRPr="00173336">
              <w:rPr>
                <w:rFonts w:ascii="Arial" w:hAnsi="Arial" w:cs="Arial"/>
                <w:sz w:val="14"/>
                <w:szCs w:val="14"/>
              </w:rPr>
              <w:t>)</w:t>
            </w:r>
          </w:p>
        </w:tc>
        <w:tc>
          <w:tcPr>
            <w:tcW w:w="864" w:type="dxa"/>
            <w:vAlign w:val="center"/>
          </w:tcPr>
          <w:p w14:paraId="75B3238A" w14:textId="662F8702" w:rsidR="00590B5F" w:rsidRPr="00173336" w:rsidRDefault="005A1AAC" w:rsidP="00173336">
            <w:pPr>
              <w:jc w:val="center"/>
              <w:rPr>
                <w:rFonts w:ascii="Arial" w:hAnsi="Arial" w:cs="Arial"/>
                <w:sz w:val="14"/>
                <w:szCs w:val="14"/>
              </w:rPr>
            </w:pPr>
            <w:r w:rsidRPr="00173336">
              <w:rPr>
                <w:rFonts w:ascii="Arial" w:hAnsi="Arial" w:cs="Arial"/>
                <w:sz w:val="14"/>
                <w:szCs w:val="14"/>
              </w:rPr>
              <w:t>20</w:t>
            </w:r>
          </w:p>
          <w:p w14:paraId="74676A0E" w14:textId="20C9C352" w:rsidR="00590B5F" w:rsidRPr="00173336" w:rsidRDefault="00590B5F" w:rsidP="00173336">
            <w:pPr>
              <w:jc w:val="center"/>
              <w:rPr>
                <w:rFonts w:ascii="Arial" w:hAnsi="Arial" w:cs="Arial"/>
                <w:sz w:val="14"/>
                <w:szCs w:val="14"/>
              </w:rPr>
            </w:pPr>
            <w:r w:rsidRPr="00173336">
              <w:rPr>
                <w:rFonts w:ascii="Arial" w:hAnsi="Arial" w:cs="Arial"/>
                <w:sz w:val="14"/>
                <w:szCs w:val="14"/>
              </w:rPr>
              <w:t>(</w:t>
            </w:r>
            <w:r w:rsidR="005A1AAC" w:rsidRPr="00173336">
              <w:rPr>
                <w:rFonts w:ascii="Arial" w:hAnsi="Arial" w:cs="Arial"/>
                <w:sz w:val="14"/>
                <w:szCs w:val="14"/>
              </w:rPr>
              <w:t>55.56</w:t>
            </w:r>
            <w:r w:rsidR="006A13CE" w:rsidRPr="00173336">
              <w:rPr>
                <w:rFonts w:ascii="Arial" w:hAnsi="Arial" w:cs="Arial"/>
                <w:sz w:val="14"/>
                <w:szCs w:val="14"/>
              </w:rPr>
              <w:t>%</w:t>
            </w:r>
            <w:r w:rsidRPr="00173336">
              <w:rPr>
                <w:rFonts w:ascii="Arial" w:hAnsi="Arial" w:cs="Arial"/>
                <w:sz w:val="14"/>
                <w:szCs w:val="14"/>
              </w:rPr>
              <w:t>)</w:t>
            </w:r>
          </w:p>
        </w:tc>
        <w:tc>
          <w:tcPr>
            <w:tcW w:w="864" w:type="dxa"/>
            <w:vAlign w:val="center"/>
          </w:tcPr>
          <w:p w14:paraId="3E5C7DEB" w14:textId="77777777" w:rsidR="00590B5F" w:rsidRPr="00173336" w:rsidRDefault="00590B5F" w:rsidP="00173336">
            <w:pPr>
              <w:jc w:val="center"/>
              <w:rPr>
                <w:rFonts w:ascii="Arial" w:hAnsi="Arial" w:cs="Arial"/>
                <w:sz w:val="14"/>
                <w:szCs w:val="14"/>
              </w:rPr>
            </w:pPr>
            <w:r w:rsidRPr="00173336">
              <w:rPr>
                <w:rFonts w:ascii="Arial" w:hAnsi="Arial" w:cs="Arial"/>
                <w:sz w:val="14"/>
                <w:szCs w:val="14"/>
              </w:rPr>
              <w:t>22</w:t>
            </w:r>
          </w:p>
          <w:p w14:paraId="7D576A52" w14:textId="4D01C152" w:rsidR="00590B5F" w:rsidRPr="00173336" w:rsidRDefault="00590B5F" w:rsidP="00173336">
            <w:pPr>
              <w:jc w:val="center"/>
              <w:rPr>
                <w:rFonts w:ascii="Arial" w:hAnsi="Arial" w:cs="Arial"/>
                <w:sz w:val="14"/>
                <w:szCs w:val="14"/>
              </w:rPr>
            </w:pPr>
            <w:r w:rsidRPr="00173336">
              <w:rPr>
                <w:rFonts w:ascii="Arial" w:hAnsi="Arial" w:cs="Arial"/>
                <w:sz w:val="14"/>
                <w:szCs w:val="14"/>
              </w:rPr>
              <w:t>(</w:t>
            </w:r>
            <w:r w:rsidR="005A1AAC" w:rsidRPr="00173336">
              <w:rPr>
                <w:rFonts w:ascii="Arial" w:hAnsi="Arial" w:cs="Arial"/>
                <w:sz w:val="14"/>
                <w:szCs w:val="14"/>
              </w:rPr>
              <w:t>57.89</w:t>
            </w:r>
            <w:r w:rsidR="006A13CE" w:rsidRPr="00173336">
              <w:rPr>
                <w:rFonts w:ascii="Arial" w:hAnsi="Arial" w:cs="Arial"/>
                <w:sz w:val="14"/>
                <w:szCs w:val="14"/>
              </w:rPr>
              <w:t>%</w:t>
            </w:r>
            <w:r w:rsidRPr="00173336">
              <w:rPr>
                <w:rFonts w:ascii="Arial" w:hAnsi="Arial" w:cs="Arial"/>
                <w:sz w:val="14"/>
                <w:szCs w:val="14"/>
              </w:rPr>
              <w:t>)</w:t>
            </w:r>
          </w:p>
        </w:tc>
        <w:tc>
          <w:tcPr>
            <w:tcW w:w="864" w:type="dxa"/>
            <w:vAlign w:val="center"/>
          </w:tcPr>
          <w:p w14:paraId="1D96D6B5" w14:textId="719523C2" w:rsidR="00590B5F" w:rsidRPr="00173336" w:rsidRDefault="00590B5F" w:rsidP="00173336">
            <w:pPr>
              <w:jc w:val="center"/>
              <w:rPr>
                <w:rFonts w:ascii="Arial" w:hAnsi="Arial" w:cs="Arial"/>
                <w:sz w:val="14"/>
                <w:szCs w:val="14"/>
              </w:rPr>
            </w:pPr>
            <w:r w:rsidRPr="00173336">
              <w:rPr>
                <w:rFonts w:ascii="Arial" w:hAnsi="Arial" w:cs="Arial"/>
                <w:sz w:val="14"/>
                <w:szCs w:val="14"/>
              </w:rPr>
              <w:t>1</w:t>
            </w:r>
            <w:r w:rsidR="005A1AAC" w:rsidRPr="00173336">
              <w:rPr>
                <w:rFonts w:ascii="Arial" w:hAnsi="Arial" w:cs="Arial"/>
                <w:sz w:val="14"/>
                <w:szCs w:val="14"/>
              </w:rPr>
              <w:t>8</w:t>
            </w:r>
          </w:p>
          <w:p w14:paraId="3EB7AE9A" w14:textId="57759670" w:rsidR="00590B5F" w:rsidRPr="00173336" w:rsidRDefault="00590B5F" w:rsidP="00173336">
            <w:pPr>
              <w:jc w:val="center"/>
              <w:rPr>
                <w:rFonts w:ascii="Arial" w:hAnsi="Arial" w:cs="Arial"/>
                <w:sz w:val="14"/>
                <w:szCs w:val="14"/>
              </w:rPr>
            </w:pPr>
            <w:r w:rsidRPr="00173336">
              <w:rPr>
                <w:rFonts w:ascii="Arial" w:hAnsi="Arial" w:cs="Arial"/>
                <w:sz w:val="14"/>
                <w:szCs w:val="14"/>
              </w:rPr>
              <w:t>(</w:t>
            </w:r>
            <w:r w:rsidR="005A1AAC" w:rsidRPr="00173336">
              <w:rPr>
                <w:rFonts w:ascii="Arial" w:hAnsi="Arial" w:cs="Arial"/>
                <w:sz w:val="14"/>
                <w:szCs w:val="14"/>
              </w:rPr>
              <w:t>64.29</w:t>
            </w:r>
            <w:r w:rsidR="006A13CE" w:rsidRPr="00173336">
              <w:rPr>
                <w:rFonts w:ascii="Arial" w:hAnsi="Arial" w:cs="Arial"/>
                <w:sz w:val="14"/>
                <w:szCs w:val="14"/>
              </w:rPr>
              <w:t>%</w:t>
            </w:r>
            <w:r w:rsidRPr="00173336">
              <w:rPr>
                <w:rFonts w:ascii="Arial" w:hAnsi="Arial" w:cs="Arial"/>
                <w:sz w:val="14"/>
                <w:szCs w:val="14"/>
              </w:rPr>
              <w:t>)</w:t>
            </w:r>
          </w:p>
        </w:tc>
        <w:tc>
          <w:tcPr>
            <w:tcW w:w="864" w:type="dxa"/>
            <w:vAlign w:val="center"/>
          </w:tcPr>
          <w:p w14:paraId="27B22369" w14:textId="77777777" w:rsidR="00590B5F" w:rsidRPr="00173336" w:rsidRDefault="00590B5F" w:rsidP="00173336">
            <w:pPr>
              <w:jc w:val="center"/>
              <w:rPr>
                <w:rFonts w:ascii="Arial" w:hAnsi="Arial" w:cs="Arial"/>
                <w:sz w:val="14"/>
                <w:szCs w:val="14"/>
              </w:rPr>
            </w:pPr>
            <w:r w:rsidRPr="00173336">
              <w:rPr>
                <w:rFonts w:ascii="Arial" w:hAnsi="Arial" w:cs="Arial"/>
                <w:sz w:val="14"/>
                <w:szCs w:val="14"/>
              </w:rPr>
              <w:t>7</w:t>
            </w:r>
          </w:p>
          <w:p w14:paraId="78054856" w14:textId="58440487" w:rsidR="00590B5F" w:rsidRPr="00173336" w:rsidRDefault="00590B5F" w:rsidP="00173336">
            <w:pPr>
              <w:jc w:val="center"/>
              <w:rPr>
                <w:rFonts w:ascii="Arial" w:hAnsi="Arial" w:cs="Arial"/>
                <w:sz w:val="14"/>
                <w:szCs w:val="14"/>
              </w:rPr>
            </w:pPr>
            <w:r w:rsidRPr="00173336">
              <w:rPr>
                <w:rFonts w:ascii="Arial" w:hAnsi="Arial" w:cs="Arial"/>
                <w:sz w:val="14"/>
                <w:szCs w:val="14"/>
              </w:rPr>
              <w:t>(</w:t>
            </w:r>
            <w:r w:rsidR="005A1AAC" w:rsidRPr="00173336">
              <w:rPr>
                <w:rFonts w:ascii="Arial" w:hAnsi="Arial" w:cs="Arial"/>
                <w:sz w:val="14"/>
                <w:szCs w:val="14"/>
              </w:rPr>
              <w:t>25</w:t>
            </w:r>
            <w:r w:rsidRPr="00173336">
              <w:rPr>
                <w:rFonts w:ascii="Arial" w:hAnsi="Arial" w:cs="Arial"/>
                <w:sz w:val="14"/>
                <w:szCs w:val="14"/>
              </w:rPr>
              <w:t>.</w:t>
            </w:r>
            <w:r w:rsidR="005A1AAC" w:rsidRPr="00173336">
              <w:rPr>
                <w:rFonts w:ascii="Arial" w:hAnsi="Arial" w:cs="Arial"/>
                <w:sz w:val="14"/>
                <w:szCs w:val="14"/>
              </w:rPr>
              <w:t>93</w:t>
            </w:r>
            <w:r w:rsidR="006A13CE" w:rsidRPr="00173336">
              <w:rPr>
                <w:rFonts w:ascii="Arial" w:hAnsi="Arial" w:cs="Arial"/>
                <w:sz w:val="14"/>
                <w:szCs w:val="14"/>
              </w:rPr>
              <w:t>%</w:t>
            </w:r>
            <w:r w:rsidRPr="00173336">
              <w:rPr>
                <w:rFonts w:ascii="Arial" w:hAnsi="Arial" w:cs="Arial"/>
                <w:sz w:val="14"/>
                <w:szCs w:val="14"/>
              </w:rPr>
              <w:t>)</w:t>
            </w:r>
          </w:p>
        </w:tc>
        <w:tc>
          <w:tcPr>
            <w:tcW w:w="864" w:type="dxa"/>
            <w:vAlign w:val="center"/>
          </w:tcPr>
          <w:p w14:paraId="7DB4F93C" w14:textId="49922897" w:rsidR="00590B5F" w:rsidRPr="00173336" w:rsidRDefault="005A1AAC" w:rsidP="00173336">
            <w:pPr>
              <w:jc w:val="center"/>
              <w:rPr>
                <w:rFonts w:ascii="Arial" w:hAnsi="Arial" w:cs="Arial"/>
                <w:sz w:val="14"/>
                <w:szCs w:val="14"/>
              </w:rPr>
            </w:pPr>
            <w:r w:rsidRPr="00173336">
              <w:rPr>
                <w:rFonts w:ascii="Arial" w:hAnsi="Arial" w:cs="Arial"/>
                <w:sz w:val="14"/>
                <w:szCs w:val="14"/>
              </w:rPr>
              <w:t>25</w:t>
            </w:r>
          </w:p>
          <w:p w14:paraId="22CA6584" w14:textId="44B22D2D" w:rsidR="00590B5F" w:rsidRPr="00173336" w:rsidRDefault="00590B5F" w:rsidP="00173336">
            <w:pPr>
              <w:jc w:val="center"/>
              <w:rPr>
                <w:rFonts w:ascii="Arial" w:hAnsi="Arial" w:cs="Arial"/>
                <w:sz w:val="14"/>
                <w:szCs w:val="14"/>
              </w:rPr>
            </w:pPr>
            <w:r w:rsidRPr="00173336">
              <w:rPr>
                <w:rFonts w:ascii="Arial" w:hAnsi="Arial" w:cs="Arial"/>
                <w:sz w:val="14"/>
                <w:szCs w:val="14"/>
              </w:rPr>
              <w:t>(</w:t>
            </w:r>
            <w:r w:rsidR="005A1AAC" w:rsidRPr="00173336">
              <w:rPr>
                <w:rFonts w:ascii="Arial" w:hAnsi="Arial" w:cs="Arial"/>
                <w:sz w:val="14"/>
                <w:szCs w:val="14"/>
              </w:rPr>
              <w:t>56.82</w:t>
            </w:r>
            <w:r w:rsidRPr="00173336">
              <w:rPr>
                <w:rFonts w:ascii="Arial" w:hAnsi="Arial" w:cs="Arial"/>
                <w:sz w:val="14"/>
                <w:szCs w:val="14"/>
              </w:rPr>
              <w:t>%)</w:t>
            </w:r>
          </w:p>
        </w:tc>
        <w:tc>
          <w:tcPr>
            <w:tcW w:w="864" w:type="dxa"/>
            <w:vAlign w:val="center"/>
          </w:tcPr>
          <w:p w14:paraId="49A53006" w14:textId="49CA43CF" w:rsidR="00590B5F" w:rsidRPr="00173336" w:rsidRDefault="00590B5F" w:rsidP="00173336">
            <w:pPr>
              <w:jc w:val="center"/>
              <w:rPr>
                <w:rFonts w:ascii="Arial" w:hAnsi="Arial" w:cs="Arial"/>
                <w:sz w:val="14"/>
                <w:szCs w:val="14"/>
              </w:rPr>
            </w:pPr>
            <w:r w:rsidRPr="00173336">
              <w:rPr>
                <w:rFonts w:ascii="Arial" w:hAnsi="Arial" w:cs="Arial"/>
                <w:sz w:val="14"/>
                <w:szCs w:val="14"/>
              </w:rPr>
              <w:t>1</w:t>
            </w:r>
            <w:r w:rsidR="005A1AAC" w:rsidRPr="00173336">
              <w:rPr>
                <w:rFonts w:ascii="Arial" w:hAnsi="Arial" w:cs="Arial"/>
                <w:sz w:val="14"/>
                <w:szCs w:val="14"/>
              </w:rPr>
              <w:t>63</w:t>
            </w:r>
          </w:p>
          <w:p w14:paraId="6130436C" w14:textId="00AFF067" w:rsidR="00590B5F" w:rsidRPr="00173336" w:rsidRDefault="00590B5F" w:rsidP="00173336">
            <w:pPr>
              <w:jc w:val="center"/>
              <w:rPr>
                <w:rFonts w:ascii="Arial" w:hAnsi="Arial" w:cs="Arial"/>
                <w:sz w:val="14"/>
                <w:szCs w:val="14"/>
              </w:rPr>
            </w:pPr>
            <w:r w:rsidRPr="00173336">
              <w:rPr>
                <w:rFonts w:ascii="Arial" w:hAnsi="Arial" w:cs="Arial"/>
                <w:sz w:val="14"/>
                <w:szCs w:val="14"/>
              </w:rPr>
              <w:t>(5</w:t>
            </w:r>
            <w:r w:rsidR="005A1AAC" w:rsidRPr="00173336">
              <w:rPr>
                <w:rFonts w:ascii="Arial" w:hAnsi="Arial" w:cs="Arial"/>
                <w:sz w:val="14"/>
                <w:szCs w:val="14"/>
              </w:rPr>
              <w:t>4</w:t>
            </w:r>
            <w:r w:rsidRPr="00173336">
              <w:rPr>
                <w:rFonts w:ascii="Arial" w:hAnsi="Arial" w:cs="Arial"/>
                <w:sz w:val="14"/>
                <w:szCs w:val="14"/>
              </w:rPr>
              <w:t>.</w:t>
            </w:r>
            <w:r w:rsidR="005A1AAC" w:rsidRPr="00173336">
              <w:rPr>
                <w:rFonts w:ascii="Arial" w:hAnsi="Arial" w:cs="Arial"/>
                <w:sz w:val="14"/>
                <w:szCs w:val="14"/>
              </w:rPr>
              <w:t>70</w:t>
            </w:r>
            <w:r w:rsidR="006A13CE" w:rsidRPr="00173336">
              <w:rPr>
                <w:rFonts w:ascii="Arial" w:hAnsi="Arial" w:cs="Arial"/>
                <w:sz w:val="14"/>
                <w:szCs w:val="14"/>
              </w:rPr>
              <w:t>%</w:t>
            </w:r>
            <w:r w:rsidRPr="00173336">
              <w:rPr>
                <w:rFonts w:ascii="Arial" w:hAnsi="Arial" w:cs="Arial"/>
                <w:sz w:val="14"/>
                <w:szCs w:val="14"/>
              </w:rPr>
              <w:t>)</w:t>
            </w:r>
          </w:p>
        </w:tc>
        <w:tc>
          <w:tcPr>
            <w:tcW w:w="864" w:type="dxa"/>
            <w:vAlign w:val="center"/>
          </w:tcPr>
          <w:p w14:paraId="13977FFF" w14:textId="58C0378C" w:rsidR="00590B5F" w:rsidRPr="00173336" w:rsidRDefault="00590B5F" w:rsidP="00173336">
            <w:pPr>
              <w:jc w:val="center"/>
              <w:rPr>
                <w:rFonts w:ascii="Arial" w:hAnsi="Arial" w:cs="Arial"/>
                <w:sz w:val="14"/>
                <w:szCs w:val="14"/>
              </w:rPr>
            </w:pPr>
            <w:r w:rsidRPr="00173336">
              <w:rPr>
                <w:rFonts w:ascii="Arial" w:hAnsi="Arial" w:cs="Arial"/>
                <w:sz w:val="14"/>
                <w:szCs w:val="14"/>
              </w:rPr>
              <w:t>1</w:t>
            </w:r>
            <w:r w:rsidR="005A1AAC" w:rsidRPr="00173336">
              <w:rPr>
                <w:rFonts w:ascii="Arial" w:hAnsi="Arial" w:cs="Arial"/>
                <w:sz w:val="14"/>
                <w:szCs w:val="14"/>
              </w:rPr>
              <w:t>48</w:t>
            </w:r>
          </w:p>
          <w:p w14:paraId="3616137B" w14:textId="3FD7861E" w:rsidR="00590B5F" w:rsidRPr="00173336" w:rsidRDefault="00590B5F" w:rsidP="00173336">
            <w:pPr>
              <w:jc w:val="center"/>
              <w:rPr>
                <w:rFonts w:ascii="Arial" w:hAnsi="Arial" w:cs="Arial"/>
                <w:sz w:val="14"/>
                <w:szCs w:val="14"/>
              </w:rPr>
            </w:pPr>
            <w:r w:rsidRPr="00173336">
              <w:rPr>
                <w:rFonts w:ascii="Arial" w:hAnsi="Arial" w:cs="Arial"/>
                <w:sz w:val="14"/>
                <w:szCs w:val="14"/>
              </w:rPr>
              <w:t>(</w:t>
            </w:r>
            <w:r w:rsidR="00B83B6C" w:rsidRPr="00173336">
              <w:rPr>
                <w:rFonts w:ascii="Arial" w:hAnsi="Arial" w:cs="Arial"/>
                <w:sz w:val="14"/>
                <w:szCs w:val="14"/>
              </w:rPr>
              <w:t>58</w:t>
            </w:r>
            <w:r w:rsidRPr="00173336">
              <w:rPr>
                <w:rFonts w:ascii="Arial" w:hAnsi="Arial" w:cs="Arial"/>
                <w:sz w:val="14"/>
                <w:szCs w:val="14"/>
              </w:rPr>
              <w:t>.</w:t>
            </w:r>
            <w:r w:rsidR="00B83B6C" w:rsidRPr="00173336">
              <w:rPr>
                <w:rFonts w:ascii="Arial" w:hAnsi="Arial" w:cs="Arial"/>
                <w:sz w:val="14"/>
                <w:szCs w:val="14"/>
              </w:rPr>
              <w:t>04</w:t>
            </w:r>
            <w:r w:rsidR="006A13CE" w:rsidRPr="00173336">
              <w:rPr>
                <w:rFonts w:ascii="Arial" w:hAnsi="Arial" w:cs="Arial"/>
                <w:sz w:val="14"/>
                <w:szCs w:val="14"/>
              </w:rPr>
              <w:t>%</w:t>
            </w:r>
            <w:r w:rsidRPr="00173336">
              <w:rPr>
                <w:rFonts w:ascii="Arial" w:hAnsi="Arial" w:cs="Arial"/>
                <w:sz w:val="14"/>
                <w:szCs w:val="14"/>
              </w:rPr>
              <w:t>)</w:t>
            </w:r>
          </w:p>
        </w:tc>
      </w:tr>
      <w:tr w:rsidR="00CA2DFB" w:rsidRPr="009700FF" w14:paraId="4088FEE2" w14:textId="77777777" w:rsidTr="00173336">
        <w:trPr>
          <w:trHeight w:val="288"/>
          <w:jc w:val="center"/>
        </w:trPr>
        <w:tc>
          <w:tcPr>
            <w:tcW w:w="864" w:type="dxa"/>
            <w:vMerge/>
            <w:vAlign w:val="center"/>
          </w:tcPr>
          <w:p w14:paraId="0BD76A5A" w14:textId="77777777" w:rsidR="00590B5F" w:rsidRPr="00173336" w:rsidRDefault="00590B5F" w:rsidP="00173336">
            <w:pPr>
              <w:jc w:val="center"/>
              <w:rPr>
                <w:rFonts w:ascii="Arial" w:hAnsi="Arial" w:cs="Arial"/>
                <w:b/>
                <w:bCs/>
                <w:sz w:val="14"/>
                <w:szCs w:val="14"/>
              </w:rPr>
            </w:pPr>
          </w:p>
        </w:tc>
        <w:tc>
          <w:tcPr>
            <w:tcW w:w="864" w:type="dxa"/>
            <w:vAlign w:val="center"/>
          </w:tcPr>
          <w:p w14:paraId="6217C666" w14:textId="43E2A36A" w:rsidR="00590B5F" w:rsidRPr="00173336" w:rsidRDefault="00590B5F" w:rsidP="00173336">
            <w:pPr>
              <w:jc w:val="center"/>
              <w:rPr>
                <w:rFonts w:ascii="Arial" w:hAnsi="Arial" w:cs="Arial"/>
                <w:b/>
                <w:bCs/>
                <w:sz w:val="14"/>
                <w:szCs w:val="14"/>
              </w:rPr>
            </w:pPr>
            <w:r w:rsidRPr="00173336">
              <w:rPr>
                <w:rFonts w:ascii="Arial" w:hAnsi="Arial" w:cs="Arial"/>
                <w:b/>
                <w:bCs/>
                <w:sz w:val="14"/>
                <w:szCs w:val="14"/>
              </w:rPr>
              <w:t>RNA</w:t>
            </w:r>
            <w:r w:rsidR="002A3D54" w:rsidRPr="00173336">
              <w:rPr>
                <w:rFonts w:ascii="Arial" w:hAnsi="Arial" w:cs="Arial"/>
                <w:b/>
                <w:bCs/>
                <w:sz w:val="14"/>
                <w:szCs w:val="14"/>
              </w:rPr>
              <w:t xml:space="preserve"> product</w:t>
            </w:r>
            <w:r w:rsidR="008F296F" w:rsidRPr="00173336">
              <w:rPr>
                <w:rFonts w:ascii="Arial" w:hAnsi="Arial" w:cs="Arial"/>
                <w:b/>
                <w:bCs/>
                <w:sz w:val="14"/>
                <w:szCs w:val="14"/>
              </w:rPr>
              <w:t xml:space="preserve"> </w:t>
            </w:r>
            <w:r w:rsidRPr="00173336">
              <w:rPr>
                <w:rFonts w:ascii="Arial" w:hAnsi="Arial" w:cs="Arial"/>
                <w:b/>
                <w:bCs/>
                <w:sz w:val="14"/>
                <w:szCs w:val="14"/>
              </w:rPr>
              <w:t>(-)</w:t>
            </w:r>
          </w:p>
          <w:p w14:paraId="452330BD" w14:textId="77777777" w:rsidR="00590B5F" w:rsidRPr="00173336" w:rsidRDefault="00590B5F" w:rsidP="00173336">
            <w:pPr>
              <w:jc w:val="center"/>
              <w:rPr>
                <w:rFonts w:ascii="Arial" w:hAnsi="Arial" w:cs="Arial"/>
                <w:b/>
                <w:bCs/>
                <w:sz w:val="14"/>
                <w:szCs w:val="14"/>
              </w:rPr>
            </w:pPr>
          </w:p>
        </w:tc>
        <w:tc>
          <w:tcPr>
            <w:tcW w:w="864" w:type="dxa"/>
            <w:vAlign w:val="center"/>
          </w:tcPr>
          <w:p w14:paraId="72119BE6" w14:textId="77777777" w:rsidR="00590B5F" w:rsidRPr="00173336" w:rsidRDefault="00590B5F" w:rsidP="00173336">
            <w:pPr>
              <w:jc w:val="center"/>
              <w:rPr>
                <w:rFonts w:ascii="Arial" w:hAnsi="Arial" w:cs="Arial"/>
                <w:sz w:val="14"/>
                <w:szCs w:val="14"/>
              </w:rPr>
            </w:pPr>
            <w:r w:rsidRPr="00173336">
              <w:rPr>
                <w:rFonts w:ascii="Arial" w:hAnsi="Arial" w:cs="Arial"/>
                <w:sz w:val="14"/>
                <w:szCs w:val="14"/>
              </w:rPr>
              <w:t>8</w:t>
            </w:r>
          </w:p>
        </w:tc>
        <w:tc>
          <w:tcPr>
            <w:tcW w:w="864" w:type="dxa"/>
            <w:vAlign w:val="center"/>
          </w:tcPr>
          <w:p w14:paraId="2896AD35" w14:textId="6C1896B3" w:rsidR="00590B5F" w:rsidRPr="00173336" w:rsidRDefault="00590B5F" w:rsidP="00173336">
            <w:pPr>
              <w:jc w:val="center"/>
              <w:rPr>
                <w:rFonts w:ascii="Arial" w:hAnsi="Arial" w:cs="Arial"/>
                <w:sz w:val="14"/>
                <w:szCs w:val="14"/>
              </w:rPr>
            </w:pPr>
            <w:r w:rsidRPr="00173336">
              <w:rPr>
                <w:rFonts w:ascii="Arial" w:hAnsi="Arial" w:cs="Arial"/>
                <w:sz w:val="14"/>
                <w:szCs w:val="14"/>
              </w:rPr>
              <w:t>2</w:t>
            </w:r>
            <w:r w:rsidR="00442863" w:rsidRPr="00173336">
              <w:rPr>
                <w:rFonts w:ascii="Arial" w:hAnsi="Arial" w:cs="Arial"/>
                <w:sz w:val="14"/>
                <w:szCs w:val="14"/>
              </w:rPr>
              <w:t>7</w:t>
            </w:r>
          </w:p>
        </w:tc>
        <w:tc>
          <w:tcPr>
            <w:tcW w:w="864" w:type="dxa"/>
            <w:vAlign w:val="center"/>
          </w:tcPr>
          <w:p w14:paraId="377F9E66" w14:textId="6160FCB0" w:rsidR="00590B5F" w:rsidRPr="00173336" w:rsidRDefault="00590B5F" w:rsidP="00173336">
            <w:pPr>
              <w:jc w:val="center"/>
              <w:rPr>
                <w:rFonts w:ascii="Arial" w:hAnsi="Arial" w:cs="Arial"/>
                <w:sz w:val="14"/>
                <w:szCs w:val="14"/>
              </w:rPr>
            </w:pPr>
            <w:r w:rsidRPr="00173336">
              <w:rPr>
                <w:rFonts w:ascii="Arial" w:hAnsi="Arial" w:cs="Arial"/>
                <w:sz w:val="14"/>
                <w:szCs w:val="14"/>
              </w:rPr>
              <w:t>1</w:t>
            </w:r>
            <w:r w:rsidR="005A1AAC" w:rsidRPr="00173336">
              <w:rPr>
                <w:rFonts w:ascii="Arial" w:hAnsi="Arial" w:cs="Arial"/>
                <w:sz w:val="14"/>
                <w:szCs w:val="14"/>
              </w:rPr>
              <w:t>9</w:t>
            </w:r>
          </w:p>
        </w:tc>
        <w:tc>
          <w:tcPr>
            <w:tcW w:w="864" w:type="dxa"/>
            <w:vAlign w:val="center"/>
          </w:tcPr>
          <w:p w14:paraId="35EC8838" w14:textId="7351B6BE" w:rsidR="00590B5F" w:rsidRPr="00173336" w:rsidRDefault="00590B5F" w:rsidP="00173336">
            <w:pPr>
              <w:jc w:val="center"/>
              <w:rPr>
                <w:rFonts w:ascii="Arial" w:hAnsi="Arial" w:cs="Arial"/>
                <w:sz w:val="14"/>
                <w:szCs w:val="14"/>
              </w:rPr>
            </w:pPr>
            <w:r w:rsidRPr="00173336">
              <w:rPr>
                <w:rFonts w:ascii="Arial" w:hAnsi="Arial" w:cs="Arial"/>
                <w:sz w:val="14"/>
                <w:szCs w:val="14"/>
              </w:rPr>
              <w:t>1</w:t>
            </w:r>
            <w:r w:rsidR="005A1AAC" w:rsidRPr="00173336">
              <w:rPr>
                <w:rFonts w:ascii="Arial" w:hAnsi="Arial" w:cs="Arial"/>
                <w:sz w:val="14"/>
                <w:szCs w:val="14"/>
              </w:rPr>
              <w:t>6</w:t>
            </w:r>
          </w:p>
        </w:tc>
        <w:tc>
          <w:tcPr>
            <w:tcW w:w="864" w:type="dxa"/>
            <w:vAlign w:val="center"/>
          </w:tcPr>
          <w:p w14:paraId="4E32AC07" w14:textId="7975ED0F" w:rsidR="00590B5F" w:rsidRPr="00173336" w:rsidRDefault="00590B5F" w:rsidP="00173336">
            <w:pPr>
              <w:jc w:val="center"/>
              <w:rPr>
                <w:rFonts w:ascii="Arial" w:hAnsi="Arial" w:cs="Arial"/>
                <w:sz w:val="14"/>
                <w:szCs w:val="14"/>
              </w:rPr>
            </w:pPr>
            <w:r w:rsidRPr="00173336">
              <w:rPr>
                <w:rFonts w:ascii="Arial" w:hAnsi="Arial" w:cs="Arial"/>
                <w:sz w:val="14"/>
                <w:szCs w:val="14"/>
              </w:rPr>
              <w:t>1</w:t>
            </w:r>
            <w:r w:rsidR="005A1AAC" w:rsidRPr="00173336">
              <w:rPr>
                <w:rFonts w:ascii="Arial" w:hAnsi="Arial" w:cs="Arial"/>
                <w:sz w:val="14"/>
                <w:szCs w:val="14"/>
              </w:rPr>
              <w:t>6</w:t>
            </w:r>
          </w:p>
        </w:tc>
        <w:tc>
          <w:tcPr>
            <w:tcW w:w="864" w:type="dxa"/>
            <w:vAlign w:val="center"/>
          </w:tcPr>
          <w:p w14:paraId="08FE60AA" w14:textId="2275C9B5" w:rsidR="00590B5F" w:rsidRPr="00173336" w:rsidRDefault="005A1AAC" w:rsidP="00173336">
            <w:pPr>
              <w:jc w:val="center"/>
              <w:rPr>
                <w:rFonts w:ascii="Arial" w:hAnsi="Arial" w:cs="Arial"/>
                <w:sz w:val="14"/>
                <w:szCs w:val="14"/>
              </w:rPr>
            </w:pPr>
            <w:r w:rsidRPr="00173336">
              <w:rPr>
                <w:rFonts w:ascii="Arial" w:hAnsi="Arial" w:cs="Arial"/>
                <w:sz w:val="14"/>
                <w:szCs w:val="14"/>
              </w:rPr>
              <w:t>10</w:t>
            </w:r>
          </w:p>
        </w:tc>
        <w:tc>
          <w:tcPr>
            <w:tcW w:w="864" w:type="dxa"/>
            <w:vAlign w:val="center"/>
          </w:tcPr>
          <w:p w14:paraId="21CEFE40" w14:textId="6DCDC064" w:rsidR="00590B5F" w:rsidRPr="00173336" w:rsidRDefault="005A1AAC" w:rsidP="00173336">
            <w:pPr>
              <w:jc w:val="center"/>
              <w:rPr>
                <w:rFonts w:ascii="Arial" w:hAnsi="Arial" w:cs="Arial"/>
                <w:sz w:val="14"/>
                <w:szCs w:val="14"/>
              </w:rPr>
            </w:pPr>
            <w:r w:rsidRPr="00173336">
              <w:rPr>
                <w:rFonts w:ascii="Arial" w:hAnsi="Arial" w:cs="Arial"/>
                <w:sz w:val="14"/>
                <w:szCs w:val="14"/>
              </w:rPr>
              <w:t>20</w:t>
            </w:r>
          </w:p>
        </w:tc>
        <w:tc>
          <w:tcPr>
            <w:tcW w:w="864" w:type="dxa"/>
            <w:vAlign w:val="center"/>
          </w:tcPr>
          <w:p w14:paraId="1CFCA256" w14:textId="199B1370" w:rsidR="00590B5F" w:rsidRPr="00173336" w:rsidRDefault="005A1AAC" w:rsidP="00173336">
            <w:pPr>
              <w:jc w:val="center"/>
              <w:rPr>
                <w:rFonts w:ascii="Arial" w:hAnsi="Arial" w:cs="Arial"/>
                <w:sz w:val="14"/>
                <w:szCs w:val="14"/>
              </w:rPr>
            </w:pPr>
            <w:r w:rsidRPr="00173336">
              <w:rPr>
                <w:rFonts w:ascii="Arial" w:hAnsi="Arial" w:cs="Arial"/>
                <w:sz w:val="14"/>
                <w:szCs w:val="14"/>
              </w:rPr>
              <w:t>19</w:t>
            </w:r>
          </w:p>
        </w:tc>
        <w:tc>
          <w:tcPr>
            <w:tcW w:w="864" w:type="dxa"/>
            <w:vAlign w:val="center"/>
          </w:tcPr>
          <w:p w14:paraId="22EC82DA" w14:textId="609E6EAA" w:rsidR="00590B5F" w:rsidRPr="00173336" w:rsidRDefault="00590B5F" w:rsidP="00173336">
            <w:pPr>
              <w:jc w:val="center"/>
              <w:rPr>
                <w:rFonts w:ascii="Arial" w:hAnsi="Arial" w:cs="Arial"/>
                <w:sz w:val="14"/>
                <w:szCs w:val="14"/>
              </w:rPr>
            </w:pPr>
            <w:r w:rsidRPr="00173336">
              <w:rPr>
                <w:rFonts w:ascii="Arial" w:hAnsi="Arial" w:cs="Arial"/>
                <w:sz w:val="14"/>
                <w:szCs w:val="14"/>
              </w:rPr>
              <w:t>1</w:t>
            </w:r>
            <w:r w:rsidR="005A1AAC" w:rsidRPr="00173336">
              <w:rPr>
                <w:rFonts w:ascii="Arial" w:hAnsi="Arial" w:cs="Arial"/>
                <w:sz w:val="14"/>
                <w:szCs w:val="14"/>
              </w:rPr>
              <w:t>35</w:t>
            </w:r>
          </w:p>
        </w:tc>
        <w:tc>
          <w:tcPr>
            <w:tcW w:w="864" w:type="dxa"/>
            <w:vAlign w:val="center"/>
          </w:tcPr>
          <w:p w14:paraId="6664B537" w14:textId="15B58B41" w:rsidR="00590B5F" w:rsidRPr="00173336" w:rsidRDefault="005A1AAC" w:rsidP="00173336">
            <w:pPr>
              <w:jc w:val="center"/>
              <w:rPr>
                <w:rFonts w:ascii="Arial" w:hAnsi="Arial" w:cs="Arial"/>
                <w:sz w:val="14"/>
                <w:szCs w:val="14"/>
              </w:rPr>
            </w:pPr>
            <w:r w:rsidRPr="00173336">
              <w:rPr>
                <w:rFonts w:ascii="Arial" w:hAnsi="Arial" w:cs="Arial"/>
                <w:sz w:val="14"/>
                <w:szCs w:val="14"/>
              </w:rPr>
              <w:t>107</w:t>
            </w:r>
          </w:p>
        </w:tc>
      </w:tr>
      <w:tr w:rsidR="00CA2DFB" w:rsidRPr="009700FF" w14:paraId="0075920E" w14:textId="77777777" w:rsidTr="00173336">
        <w:trPr>
          <w:trHeight w:val="288"/>
          <w:jc w:val="center"/>
        </w:trPr>
        <w:tc>
          <w:tcPr>
            <w:tcW w:w="864" w:type="dxa"/>
            <w:vMerge/>
            <w:vAlign w:val="center"/>
          </w:tcPr>
          <w:p w14:paraId="62A70043" w14:textId="77777777" w:rsidR="00590B5F" w:rsidRPr="00173336" w:rsidRDefault="00590B5F" w:rsidP="00173336">
            <w:pPr>
              <w:jc w:val="center"/>
              <w:rPr>
                <w:rFonts w:ascii="Arial" w:hAnsi="Arial" w:cs="Arial"/>
                <w:b/>
                <w:bCs/>
                <w:sz w:val="14"/>
                <w:szCs w:val="14"/>
              </w:rPr>
            </w:pPr>
          </w:p>
        </w:tc>
        <w:tc>
          <w:tcPr>
            <w:tcW w:w="864" w:type="dxa"/>
            <w:vAlign w:val="center"/>
          </w:tcPr>
          <w:p w14:paraId="3BC1F437" w14:textId="0D04B50A" w:rsidR="00590B5F" w:rsidRPr="00173336" w:rsidRDefault="00590B5F" w:rsidP="00173336">
            <w:pPr>
              <w:jc w:val="center"/>
              <w:rPr>
                <w:rFonts w:ascii="Arial" w:hAnsi="Arial" w:cs="Arial"/>
                <w:b/>
                <w:bCs/>
                <w:sz w:val="14"/>
                <w:szCs w:val="14"/>
              </w:rPr>
            </w:pPr>
            <w:r w:rsidRPr="00173336">
              <w:rPr>
                <w:rFonts w:ascii="Arial" w:hAnsi="Arial" w:cs="Arial"/>
                <w:b/>
                <w:bCs/>
                <w:sz w:val="14"/>
                <w:szCs w:val="14"/>
              </w:rPr>
              <w:t>Total protein prod</w:t>
            </w:r>
            <w:r w:rsidR="002A3D54" w:rsidRPr="00173336">
              <w:rPr>
                <w:rFonts w:ascii="Arial" w:hAnsi="Arial" w:cs="Arial"/>
                <w:b/>
                <w:bCs/>
                <w:sz w:val="14"/>
                <w:szCs w:val="14"/>
              </w:rPr>
              <w:t>ucts</w:t>
            </w:r>
          </w:p>
        </w:tc>
        <w:tc>
          <w:tcPr>
            <w:tcW w:w="864" w:type="dxa"/>
            <w:vAlign w:val="center"/>
          </w:tcPr>
          <w:p w14:paraId="1AC2AEB6" w14:textId="77777777" w:rsidR="00590B5F" w:rsidRPr="00173336" w:rsidRDefault="00590B5F" w:rsidP="00173336">
            <w:pPr>
              <w:jc w:val="center"/>
              <w:rPr>
                <w:rFonts w:ascii="Arial" w:hAnsi="Arial" w:cs="Arial"/>
                <w:sz w:val="14"/>
                <w:szCs w:val="14"/>
              </w:rPr>
            </w:pPr>
            <w:r w:rsidRPr="00173336">
              <w:rPr>
                <w:rFonts w:ascii="Arial" w:hAnsi="Arial" w:cs="Arial"/>
                <w:sz w:val="14"/>
                <w:szCs w:val="14"/>
              </w:rPr>
              <w:t>16</w:t>
            </w:r>
          </w:p>
        </w:tc>
        <w:tc>
          <w:tcPr>
            <w:tcW w:w="864" w:type="dxa"/>
            <w:vAlign w:val="center"/>
          </w:tcPr>
          <w:p w14:paraId="39B52F98" w14:textId="5DFD05A5" w:rsidR="00590B5F" w:rsidRPr="00173336" w:rsidRDefault="00590B5F" w:rsidP="00173336">
            <w:pPr>
              <w:jc w:val="center"/>
              <w:rPr>
                <w:rFonts w:ascii="Arial" w:hAnsi="Arial" w:cs="Arial"/>
                <w:sz w:val="14"/>
                <w:szCs w:val="14"/>
              </w:rPr>
            </w:pPr>
            <w:r w:rsidRPr="00173336">
              <w:rPr>
                <w:rFonts w:ascii="Arial" w:hAnsi="Arial" w:cs="Arial"/>
                <w:sz w:val="14"/>
                <w:szCs w:val="14"/>
              </w:rPr>
              <w:t>6</w:t>
            </w:r>
            <w:r w:rsidR="005A1AAC" w:rsidRPr="00173336">
              <w:rPr>
                <w:rFonts w:ascii="Arial" w:hAnsi="Arial" w:cs="Arial"/>
                <w:sz w:val="14"/>
                <w:szCs w:val="14"/>
              </w:rPr>
              <w:t>6</w:t>
            </w:r>
          </w:p>
        </w:tc>
        <w:tc>
          <w:tcPr>
            <w:tcW w:w="864" w:type="dxa"/>
            <w:vAlign w:val="center"/>
          </w:tcPr>
          <w:p w14:paraId="76EFABE3" w14:textId="1BB00948" w:rsidR="00590B5F" w:rsidRPr="00173336" w:rsidRDefault="005A1AAC" w:rsidP="00173336">
            <w:pPr>
              <w:jc w:val="center"/>
              <w:rPr>
                <w:rFonts w:ascii="Arial" w:hAnsi="Arial" w:cs="Arial"/>
                <w:sz w:val="14"/>
                <w:szCs w:val="14"/>
              </w:rPr>
            </w:pPr>
            <w:r w:rsidRPr="00173336">
              <w:rPr>
                <w:rFonts w:ascii="Arial" w:hAnsi="Arial" w:cs="Arial"/>
                <w:sz w:val="14"/>
                <w:szCs w:val="14"/>
              </w:rPr>
              <w:t>43</w:t>
            </w:r>
          </w:p>
        </w:tc>
        <w:tc>
          <w:tcPr>
            <w:tcW w:w="864" w:type="dxa"/>
            <w:vAlign w:val="center"/>
          </w:tcPr>
          <w:p w14:paraId="63A22337" w14:textId="47B6D3DB" w:rsidR="00590B5F" w:rsidRPr="00173336" w:rsidRDefault="00590B5F" w:rsidP="00173336">
            <w:pPr>
              <w:jc w:val="center"/>
              <w:rPr>
                <w:rFonts w:ascii="Arial" w:hAnsi="Arial" w:cs="Arial"/>
                <w:sz w:val="14"/>
                <w:szCs w:val="14"/>
              </w:rPr>
            </w:pPr>
            <w:r w:rsidRPr="00173336">
              <w:rPr>
                <w:rFonts w:ascii="Arial" w:hAnsi="Arial" w:cs="Arial"/>
                <w:sz w:val="14"/>
                <w:szCs w:val="14"/>
              </w:rPr>
              <w:t>3</w:t>
            </w:r>
            <w:r w:rsidR="005A1AAC" w:rsidRPr="00173336">
              <w:rPr>
                <w:rFonts w:ascii="Arial" w:hAnsi="Arial" w:cs="Arial"/>
                <w:sz w:val="14"/>
                <w:szCs w:val="14"/>
              </w:rPr>
              <w:t>6</w:t>
            </w:r>
          </w:p>
        </w:tc>
        <w:tc>
          <w:tcPr>
            <w:tcW w:w="864" w:type="dxa"/>
            <w:vAlign w:val="center"/>
          </w:tcPr>
          <w:p w14:paraId="5E2DE9A4" w14:textId="77777777" w:rsidR="00590B5F" w:rsidRPr="00173336" w:rsidRDefault="00590B5F" w:rsidP="00173336">
            <w:pPr>
              <w:jc w:val="center"/>
              <w:rPr>
                <w:rFonts w:ascii="Arial" w:hAnsi="Arial" w:cs="Arial"/>
                <w:sz w:val="14"/>
                <w:szCs w:val="14"/>
              </w:rPr>
            </w:pPr>
            <w:r w:rsidRPr="00173336">
              <w:rPr>
                <w:rFonts w:ascii="Arial" w:hAnsi="Arial" w:cs="Arial"/>
                <w:sz w:val="14"/>
                <w:szCs w:val="14"/>
              </w:rPr>
              <w:t>34</w:t>
            </w:r>
          </w:p>
        </w:tc>
        <w:tc>
          <w:tcPr>
            <w:tcW w:w="864" w:type="dxa"/>
            <w:vAlign w:val="center"/>
          </w:tcPr>
          <w:p w14:paraId="226931AA" w14:textId="7056BF73" w:rsidR="00590B5F" w:rsidRPr="00173336" w:rsidRDefault="005A1AAC" w:rsidP="00173336">
            <w:pPr>
              <w:jc w:val="center"/>
              <w:rPr>
                <w:rFonts w:ascii="Arial" w:hAnsi="Arial" w:cs="Arial"/>
                <w:sz w:val="14"/>
                <w:szCs w:val="14"/>
              </w:rPr>
            </w:pPr>
            <w:r w:rsidRPr="00173336">
              <w:rPr>
                <w:rFonts w:ascii="Arial" w:hAnsi="Arial" w:cs="Arial"/>
                <w:sz w:val="14"/>
                <w:szCs w:val="14"/>
              </w:rPr>
              <w:t>28</w:t>
            </w:r>
          </w:p>
        </w:tc>
        <w:tc>
          <w:tcPr>
            <w:tcW w:w="864" w:type="dxa"/>
            <w:vAlign w:val="center"/>
          </w:tcPr>
          <w:p w14:paraId="38A30E9D" w14:textId="60802C85" w:rsidR="00590B5F" w:rsidRPr="00173336" w:rsidRDefault="00590B5F" w:rsidP="00173336">
            <w:pPr>
              <w:jc w:val="center"/>
              <w:rPr>
                <w:rFonts w:ascii="Arial" w:hAnsi="Arial" w:cs="Arial"/>
                <w:sz w:val="14"/>
                <w:szCs w:val="14"/>
              </w:rPr>
            </w:pPr>
            <w:r w:rsidRPr="00173336">
              <w:rPr>
                <w:rFonts w:ascii="Arial" w:hAnsi="Arial" w:cs="Arial"/>
                <w:sz w:val="14"/>
                <w:szCs w:val="14"/>
              </w:rPr>
              <w:t>2</w:t>
            </w:r>
            <w:r w:rsidR="005A1AAC" w:rsidRPr="00173336">
              <w:rPr>
                <w:rFonts w:ascii="Arial" w:hAnsi="Arial" w:cs="Arial"/>
                <w:sz w:val="14"/>
                <w:szCs w:val="14"/>
              </w:rPr>
              <w:t>7</w:t>
            </w:r>
          </w:p>
        </w:tc>
        <w:tc>
          <w:tcPr>
            <w:tcW w:w="864" w:type="dxa"/>
            <w:vAlign w:val="center"/>
          </w:tcPr>
          <w:p w14:paraId="62747E4A" w14:textId="77777777" w:rsidR="00590B5F" w:rsidRPr="00173336" w:rsidRDefault="00590B5F" w:rsidP="00173336">
            <w:pPr>
              <w:jc w:val="center"/>
              <w:rPr>
                <w:rFonts w:ascii="Arial" w:hAnsi="Arial" w:cs="Arial"/>
                <w:sz w:val="14"/>
                <w:szCs w:val="14"/>
              </w:rPr>
            </w:pPr>
            <w:r w:rsidRPr="00173336">
              <w:rPr>
                <w:rFonts w:ascii="Arial" w:hAnsi="Arial" w:cs="Arial"/>
                <w:sz w:val="14"/>
                <w:szCs w:val="14"/>
              </w:rPr>
              <w:t>41</w:t>
            </w:r>
          </w:p>
        </w:tc>
        <w:tc>
          <w:tcPr>
            <w:tcW w:w="864" w:type="dxa"/>
            <w:vAlign w:val="center"/>
          </w:tcPr>
          <w:p w14:paraId="2A1DD43F" w14:textId="67CC0230" w:rsidR="00590B5F" w:rsidRPr="00173336" w:rsidRDefault="00590B5F" w:rsidP="00173336">
            <w:pPr>
              <w:jc w:val="center"/>
              <w:rPr>
                <w:rFonts w:ascii="Arial" w:hAnsi="Arial" w:cs="Arial"/>
                <w:sz w:val="14"/>
                <w:szCs w:val="14"/>
              </w:rPr>
            </w:pPr>
            <w:r w:rsidRPr="00173336">
              <w:rPr>
                <w:rFonts w:ascii="Arial" w:hAnsi="Arial" w:cs="Arial"/>
                <w:sz w:val="14"/>
                <w:szCs w:val="14"/>
              </w:rPr>
              <w:t>2</w:t>
            </w:r>
            <w:r w:rsidR="005A1AAC" w:rsidRPr="00173336">
              <w:rPr>
                <w:rFonts w:ascii="Arial" w:hAnsi="Arial" w:cs="Arial"/>
                <w:sz w:val="14"/>
                <w:szCs w:val="14"/>
              </w:rPr>
              <w:t>98</w:t>
            </w:r>
          </w:p>
        </w:tc>
        <w:tc>
          <w:tcPr>
            <w:tcW w:w="864" w:type="dxa"/>
            <w:vAlign w:val="center"/>
          </w:tcPr>
          <w:p w14:paraId="556435EC" w14:textId="7A544E3C" w:rsidR="00590B5F" w:rsidRPr="00173336" w:rsidRDefault="005A1AAC" w:rsidP="00173336">
            <w:pPr>
              <w:jc w:val="center"/>
              <w:rPr>
                <w:rFonts w:ascii="Arial" w:hAnsi="Arial" w:cs="Arial"/>
                <w:sz w:val="14"/>
                <w:szCs w:val="14"/>
              </w:rPr>
            </w:pPr>
            <w:r w:rsidRPr="00173336">
              <w:rPr>
                <w:rFonts w:ascii="Arial" w:hAnsi="Arial" w:cs="Arial"/>
                <w:sz w:val="14"/>
                <w:szCs w:val="14"/>
              </w:rPr>
              <w:t>255</w:t>
            </w:r>
          </w:p>
        </w:tc>
      </w:tr>
      <w:tr w:rsidR="001B3446" w:rsidRPr="009700FF" w14:paraId="6A87ADE0" w14:textId="77777777" w:rsidTr="00173336">
        <w:trPr>
          <w:trHeight w:val="288"/>
          <w:jc w:val="center"/>
        </w:trPr>
        <w:tc>
          <w:tcPr>
            <w:tcW w:w="864" w:type="dxa"/>
            <w:vMerge w:val="restart"/>
            <w:vAlign w:val="center"/>
          </w:tcPr>
          <w:p w14:paraId="5580FA3E" w14:textId="1F667904" w:rsidR="001B3446" w:rsidRPr="00173336" w:rsidRDefault="001B3446" w:rsidP="00173336">
            <w:pPr>
              <w:jc w:val="center"/>
              <w:rPr>
                <w:rFonts w:ascii="Arial" w:hAnsi="Arial" w:cs="Arial"/>
                <w:b/>
                <w:bCs/>
                <w:sz w:val="14"/>
                <w:szCs w:val="14"/>
              </w:rPr>
            </w:pPr>
            <w:r w:rsidRPr="00173336">
              <w:rPr>
                <w:rFonts w:ascii="Arial" w:hAnsi="Arial" w:cs="Arial"/>
                <w:b/>
                <w:bCs/>
                <w:sz w:val="14"/>
                <w:szCs w:val="14"/>
              </w:rPr>
              <w:t>Regular Proteins</w:t>
            </w:r>
          </w:p>
        </w:tc>
        <w:tc>
          <w:tcPr>
            <w:tcW w:w="864" w:type="dxa"/>
            <w:vAlign w:val="center"/>
          </w:tcPr>
          <w:p w14:paraId="393D648C" w14:textId="77777777" w:rsidR="001B3446" w:rsidRPr="00173336" w:rsidRDefault="001B3446" w:rsidP="00173336">
            <w:pPr>
              <w:jc w:val="center"/>
              <w:rPr>
                <w:rFonts w:ascii="Arial" w:hAnsi="Arial" w:cs="Arial"/>
                <w:b/>
                <w:bCs/>
                <w:sz w:val="14"/>
                <w:szCs w:val="14"/>
              </w:rPr>
            </w:pPr>
            <w:r w:rsidRPr="00173336">
              <w:rPr>
                <w:rFonts w:ascii="Arial" w:hAnsi="Arial" w:cs="Arial"/>
                <w:b/>
                <w:bCs/>
                <w:sz w:val="14"/>
                <w:szCs w:val="14"/>
              </w:rPr>
              <w:t>RNA product (+)</w:t>
            </w:r>
          </w:p>
          <w:p w14:paraId="500CF071" w14:textId="77777777" w:rsidR="001B3446" w:rsidRPr="00173336" w:rsidRDefault="001B3446" w:rsidP="00173336">
            <w:pPr>
              <w:jc w:val="center"/>
              <w:rPr>
                <w:rFonts w:ascii="Arial" w:hAnsi="Arial" w:cs="Arial"/>
                <w:b/>
                <w:bCs/>
                <w:sz w:val="14"/>
                <w:szCs w:val="14"/>
              </w:rPr>
            </w:pPr>
          </w:p>
        </w:tc>
        <w:tc>
          <w:tcPr>
            <w:tcW w:w="864" w:type="dxa"/>
            <w:vAlign w:val="center"/>
          </w:tcPr>
          <w:p w14:paraId="1B7109AD" w14:textId="03471D63" w:rsidR="001B3446" w:rsidRPr="00173336" w:rsidRDefault="001B3446" w:rsidP="00173336">
            <w:pPr>
              <w:jc w:val="center"/>
              <w:rPr>
                <w:rFonts w:ascii="Arial" w:hAnsi="Arial" w:cs="Arial"/>
                <w:sz w:val="14"/>
                <w:szCs w:val="14"/>
              </w:rPr>
            </w:pPr>
            <w:r w:rsidRPr="00173336">
              <w:rPr>
                <w:rFonts w:ascii="Arial" w:hAnsi="Arial" w:cs="Arial"/>
                <w:sz w:val="14"/>
                <w:szCs w:val="14"/>
              </w:rPr>
              <w:t>3155 (90.43%)</w:t>
            </w:r>
          </w:p>
        </w:tc>
        <w:tc>
          <w:tcPr>
            <w:tcW w:w="864" w:type="dxa"/>
            <w:vAlign w:val="center"/>
          </w:tcPr>
          <w:p w14:paraId="5A3F203A" w14:textId="77777777" w:rsidR="001B3446" w:rsidRPr="00173336" w:rsidRDefault="001B3446" w:rsidP="00173336">
            <w:pPr>
              <w:jc w:val="center"/>
              <w:rPr>
                <w:rFonts w:ascii="Arial" w:hAnsi="Arial" w:cs="Arial"/>
                <w:sz w:val="14"/>
                <w:szCs w:val="14"/>
              </w:rPr>
            </w:pPr>
            <w:r w:rsidRPr="00173336">
              <w:rPr>
                <w:rFonts w:ascii="Arial" w:hAnsi="Arial" w:cs="Arial"/>
                <w:sz w:val="14"/>
                <w:szCs w:val="14"/>
              </w:rPr>
              <w:t>6028</w:t>
            </w:r>
          </w:p>
          <w:p w14:paraId="5A8CF788" w14:textId="42C432EE" w:rsidR="001B3446" w:rsidRPr="00173336" w:rsidRDefault="001B3446" w:rsidP="00173336">
            <w:pPr>
              <w:jc w:val="center"/>
              <w:rPr>
                <w:rFonts w:ascii="Arial" w:hAnsi="Arial" w:cs="Arial"/>
                <w:sz w:val="14"/>
                <w:szCs w:val="14"/>
              </w:rPr>
            </w:pPr>
            <w:r w:rsidRPr="00173336">
              <w:rPr>
                <w:rFonts w:ascii="Arial" w:hAnsi="Arial" w:cs="Arial"/>
                <w:sz w:val="14"/>
                <w:szCs w:val="14"/>
              </w:rPr>
              <w:t>(88.99%)</w:t>
            </w:r>
          </w:p>
        </w:tc>
        <w:tc>
          <w:tcPr>
            <w:tcW w:w="864" w:type="dxa"/>
            <w:vAlign w:val="center"/>
          </w:tcPr>
          <w:p w14:paraId="7BE2A77A" w14:textId="77777777" w:rsidR="001B3446" w:rsidRPr="00173336" w:rsidRDefault="001B3446" w:rsidP="00173336">
            <w:pPr>
              <w:jc w:val="center"/>
              <w:rPr>
                <w:rFonts w:ascii="Arial" w:hAnsi="Arial" w:cs="Arial"/>
                <w:sz w:val="14"/>
                <w:szCs w:val="14"/>
              </w:rPr>
            </w:pPr>
            <w:r w:rsidRPr="00173336">
              <w:rPr>
                <w:rFonts w:ascii="Arial" w:hAnsi="Arial" w:cs="Arial"/>
                <w:sz w:val="14"/>
                <w:szCs w:val="14"/>
              </w:rPr>
              <w:t>6119</w:t>
            </w:r>
          </w:p>
          <w:p w14:paraId="6D00F365" w14:textId="413FFD6A" w:rsidR="001B3446" w:rsidRPr="00173336" w:rsidRDefault="001B3446" w:rsidP="00173336">
            <w:pPr>
              <w:jc w:val="center"/>
              <w:rPr>
                <w:rFonts w:ascii="Arial" w:hAnsi="Arial" w:cs="Arial"/>
                <w:sz w:val="14"/>
                <w:szCs w:val="14"/>
              </w:rPr>
            </w:pPr>
            <w:r w:rsidRPr="00173336">
              <w:rPr>
                <w:rFonts w:ascii="Arial" w:hAnsi="Arial" w:cs="Arial"/>
                <w:sz w:val="14"/>
                <w:szCs w:val="14"/>
              </w:rPr>
              <w:t>(91.02%)</w:t>
            </w:r>
          </w:p>
        </w:tc>
        <w:tc>
          <w:tcPr>
            <w:tcW w:w="864" w:type="dxa"/>
            <w:vAlign w:val="center"/>
          </w:tcPr>
          <w:p w14:paraId="4EE99C5B" w14:textId="77777777" w:rsidR="001B3446" w:rsidRPr="00173336" w:rsidRDefault="001B3446" w:rsidP="00173336">
            <w:pPr>
              <w:jc w:val="center"/>
              <w:rPr>
                <w:rFonts w:ascii="Arial" w:hAnsi="Arial" w:cs="Arial"/>
                <w:sz w:val="14"/>
                <w:szCs w:val="14"/>
              </w:rPr>
            </w:pPr>
            <w:r w:rsidRPr="00173336">
              <w:rPr>
                <w:rFonts w:ascii="Arial" w:hAnsi="Arial" w:cs="Arial"/>
                <w:sz w:val="14"/>
                <w:szCs w:val="14"/>
              </w:rPr>
              <w:t>4730</w:t>
            </w:r>
          </w:p>
          <w:p w14:paraId="58866579" w14:textId="73202885" w:rsidR="001B3446" w:rsidRPr="00173336" w:rsidRDefault="001B3446" w:rsidP="00173336">
            <w:pPr>
              <w:jc w:val="center"/>
              <w:rPr>
                <w:rFonts w:ascii="Arial" w:hAnsi="Arial" w:cs="Arial"/>
                <w:sz w:val="14"/>
                <w:szCs w:val="14"/>
              </w:rPr>
            </w:pPr>
            <w:r w:rsidRPr="00173336">
              <w:rPr>
                <w:rFonts w:ascii="Arial" w:hAnsi="Arial" w:cs="Arial"/>
                <w:sz w:val="14"/>
                <w:szCs w:val="14"/>
              </w:rPr>
              <w:t>(90.94%)</w:t>
            </w:r>
          </w:p>
        </w:tc>
        <w:tc>
          <w:tcPr>
            <w:tcW w:w="864" w:type="dxa"/>
            <w:vAlign w:val="center"/>
          </w:tcPr>
          <w:p w14:paraId="33BF71E0" w14:textId="77777777" w:rsidR="001B3446" w:rsidRPr="00173336" w:rsidRDefault="001B3446" w:rsidP="00173336">
            <w:pPr>
              <w:jc w:val="center"/>
              <w:rPr>
                <w:rFonts w:ascii="Arial" w:hAnsi="Arial" w:cs="Arial"/>
                <w:sz w:val="14"/>
                <w:szCs w:val="14"/>
              </w:rPr>
            </w:pPr>
            <w:r w:rsidRPr="00173336">
              <w:rPr>
                <w:rFonts w:ascii="Arial" w:hAnsi="Arial" w:cs="Arial"/>
                <w:sz w:val="14"/>
                <w:szCs w:val="14"/>
              </w:rPr>
              <w:t>5162</w:t>
            </w:r>
          </w:p>
          <w:p w14:paraId="36EFAF7F" w14:textId="52806615" w:rsidR="001B3446" w:rsidRPr="00173336" w:rsidRDefault="001B3446" w:rsidP="00173336">
            <w:pPr>
              <w:jc w:val="center"/>
              <w:rPr>
                <w:rFonts w:ascii="Arial" w:hAnsi="Arial" w:cs="Arial"/>
                <w:sz w:val="14"/>
                <w:szCs w:val="14"/>
              </w:rPr>
            </w:pPr>
            <w:r w:rsidRPr="00173336">
              <w:rPr>
                <w:rFonts w:ascii="Arial" w:hAnsi="Arial" w:cs="Arial"/>
                <w:sz w:val="14"/>
                <w:szCs w:val="14"/>
              </w:rPr>
              <w:t>(92.20%)</w:t>
            </w:r>
          </w:p>
        </w:tc>
        <w:tc>
          <w:tcPr>
            <w:tcW w:w="864" w:type="dxa"/>
            <w:vAlign w:val="center"/>
          </w:tcPr>
          <w:p w14:paraId="22D906F4" w14:textId="77777777" w:rsidR="001B3446" w:rsidRPr="00173336" w:rsidRDefault="001B3446" w:rsidP="00173336">
            <w:pPr>
              <w:jc w:val="center"/>
              <w:rPr>
                <w:rFonts w:ascii="Arial" w:hAnsi="Arial" w:cs="Arial"/>
                <w:sz w:val="14"/>
                <w:szCs w:val="14"/>
              </w:rPr>
            </w:pPr>
            <w:r w:rsidRPr="00173336">
              <w:rPr>
                <w:rFonts w:ascii="Arial" w:hAnsi="Arial" w:cs="Arial"/>
                <w:sz w:val="14"/>
                <w:szCs w:val="14"/>
              </w:rPr>
              <w:t>4157</w:t>
            </w:r>
          </w:p>
          <w:p w14:paraId="242C5B21" w14:textId="7AEC7183" w:rsidR="001B3446" w:rsidRPr="00173336" w:rsidRDefault="001B3446" w:rsidP="00173336">
            <w:pPr>
              <w:jc w:val="center"/>
              <w:rPr>
                <w:rFonts w:ascii="Arial" w:hAnsi="Arial" w:cs="Arial"/>
                <w:sz w:val="14"/>
                <w:szCs w:val="14"/>
              </w:rPr>
            </w:pPr>
            <w:r w:rsidRPr="00173336">
              <w:rPr>
                <w:rFonts w:ascii="Arial" w:hAnsi="Arial" w:cs="Arial"/>
                <w:sz w:val="14"/>
                <w:szCs w:val="14"/>
              </w:rPr>
              <w:t>(91.6%)</w:t>
            </w:r>
          </w:p>
        </w:tc>
        <w:tc>
          <w:tcPr>
            <w:tcW w:w="864" w:type="dxa"/>
            <w:vAlign w:val="center"/>
          </w:tcPr>
          <w:p w14:paraId="5BCBBB9B" w14:textId="77777777" w:rsidR="001B3446" w:rsidRPr="00173336" w:rsidRDefault="001B3446" w:rsidP="00173336">
            <w:pPr>
              <w:jc w:val="center"/>
              <w:rPr>
                <w:rFonts w:ascii="Arial" w:hAnsi="Arial" w:cs="Arial"/>
                <w:sz w:val="14"/>
                <w:szCs w:val="14"/>
              </w:rPr>
            </w:pPr>
            <w:r w:rsidRPr="00173336">
              <w:rPr>
                <w:rFonts w:ascii="Arial" w:hAnsi="Arial" w:cs="Arial"/>
                <w:sz w:val="14"/>
                <w:szCs w:val="14"/>
              </w:rPr>
              <w:t>3693</w:t>
            </w:r>
          </w:p>
          <w:p w14:paraId="54B0B91C" w14:textId="31E8FD74" w:rsidR="001B3446" w:rsidRPr="00173336" w:rsidRDefault="001B3446" w:rsidP="00173336">
            <w:pPr>
              <w:jc w:val="center"/>
              <w:rPr>
                <w:rFonts w:ascii="Arial" w:hAnsi="Arial" w:cs="Arial"/>
                <w:sz w:val="14"/>
                <w:szCs w:val="14"/>
              </w:rPr>
            </w:pPr>
            <w:r w:rsidRPr="00173336">
              <w:rPr>
                <w:rFonts w:ascii="Arial" w:hAnsi="Arial" w:cs="Arial"/>
                <w:sz w:val="14"/>
                <w:szCs w:val="14"/>
              </w:rPr>
              <w:t>(85.17%)</w:t>
            </w:r>
          </w:p>
        </w:tc>
        <w:tc>
          <w:tcPr>
            <w:tcW w:w="864" w:type="dxa"/>
            <w:vAlign w:val="center"/>
          </w:tcPr>
          <w:p w14:paraId="5250244E" w14:textId="77777777" w:rsidR="001B3446" w:rsidRPr="00173336" w:rsidRDefault="001B3446" w:rsidP="00173336">
            <w:pPr>
              <w:jc w:val="center"/>
              <w:rPr>
                <w:rFonts w:ascii="Arial" w:hAnsi="Arial" w:cs="Arial"/>
                <w:sz w:val="14"/>
                <w:szCs w:val="14"/>
              </w:rPr>
            </w:pPr>
            <w:r w:rsidRPr="00173336">
              <w:rPr>
                <w:rFonts w:ascii="Arial" w:hAnsi="Arial" w:cs="Arial"/>
                <w:sz w:val="14"/>
                <w:szCs w:val="14"/>
              </w:rPr>
              <w:t>5465</w:t>
            </w:r>
          </w:p>
          <w:p w14:paraId="1ABA42E3" w14:textId="678DA404" w:rsidR="001B3446" w:rsidRPr="00173336" w:rsidRDefault="001B3446" w:rsidP="00173336">
            <w:pPr>
              <w:jc w:val="center"/>
              <w:rPr>
                <w:rFonts w:ascii="Arial" w:hAnsi="Arial" w:cs="Arial"/>
                <w:sz w:val="14"/>
                <w:szCs w:val="14"/>
              </w:rPr>
            </w:pPr>
            <w:r w:rsidRPr="00173336">
              <w:rPr>
                <w:rFonts w:ascii="Arial" w:hAnsi="Arial" w:cs="Arial"/>
                <w:sz w:val="14"/>
                <w:szCs w:val="14"/>
              </w:rPr>
              <w:t>(91.88%)</w:t>
            </w:r>
          </w:p>
        </w:tc>
        <w:tc>
          <w:tcPr>
            <w:tcW w:w="864" w:type="dxa"/>
            <w:vAlign w:val="center"/>
          </w:tcPr>
          <w:p w14:paraId="3FDA2BEF" w14:textId="77777777" w:rsidR="001B3446" w:rsidRPr="00173336" w:rsidRDefault="001B3446" w:rsidP="00173336">
            <w:pPr>
              <w:jc w:val="center"/>
              <w:rPr>
                <w:rFonts w:ascii="Arial" w:hAnsi="Arial" w:cs="Arial"/>
                <w:sz w:val="14"/>
                <w:szCs w:val="14"/>
              </w:rPr>
            </w:pPr>
            <w:r w:rsidRPr="00173336">
              <w:rPr>
                <w:rFonts w:ascii="Arial" w:hAnsi="Arial" w:cs="Arial"/>
                <w:sz w:val="14"/>
                <w:szCs w:val="14"/>
              </w:rPr>
              <w:t>38,509</w:t>
            </w:r>
          </w:p>
          <w:p w14:paraId="76A4BE87" w14:textId="78A659A2" w:rsidR="001B3446" w:rsidRPr="00173336" w:rsidRDefault="001B3446" w:rsidP="00173336">
            <w:pPr>
              <w:jc w:val="center"/>
              <w:rPr>
                <w:rFonts w:ascii="Arial" w:hAnsi="Arial" w:cs="Arial"/>
                <w:sz w:val="14"/>
                <w:szCs w:val="14"/>
              </w:rPr>
            </w:pPr>
            <w:r w:rsidRPr="00173336">
              <w:rPr>
                <w:rFonts w:ascii="Arial" w:hAnsi="Arial" w:cs="Arial"/>
                <w:sz w:val="14"/>
                <w:szCs w:val="14"/>
              </w:rPr>
              <w:t>(90.38%)</w:t>
            </w:r>
          </w:p>
        </w:tc>
        <w:tc>
          <w:tcPr>
            <w:tcW w:w="864" w:type="dxa"/>
            <w:vAlign w:val="center"/>
          </w:tcPr>
          <w:p w14:paraId="292E267F" w14:textId="5F195F05" w:rsidR="001B3446" w:rsidRPr="00173336" w:rsidRDefault="001B3446" w:rsidP="00173336">
            <w:pPr>
              <w:jc w:val="center"/>
              <w:rPr>
                <w:rFonts w:ascii="Arial" w:hAnsi="Arial" w:cs="Arial"/>
                <w:sz w:val="14"/>
                <w:szCs w:val="14"/>
              </w:rPr>
            </w:pPr>
            <w:r w:rsidRPr="00173336">
              <w:rPr>
                <w:rFonts w:ascii="Arial" w:hAnsi="Arial" w:cs="Arial"/>
                <w:sz w:val="14"/>
                <w:szCs w:val="14"/>
              </w:rPr>
              <w:t>3</w:t>
            </w:r>
            <w:r w:rsidR="001B145D" w:rsidRPr="00173336">
              <w:rPr>
                <w:rFonts w:ascii="Arial" w:hAnsi="Arial" w:cs="Arial"/>
                <w:sz w:val="14"/>
                <w:szCs w:val="14"/>
              </w:rPr>
              <w:t>1,661</w:t>
            </w:r>
            <w:r w:rsidRPr="00173336">
              <w:rPr>
                <w:rFonts w:ascii="Arial" w:hAnsi="Arial" w:cs="Arial"/>
                <w:sz w:val="14"/>
                <w:szCs w:val="14"/>
              </w:rPr>
              <w:t xml:space="preserve"> (9</w:t>
            </w:r>
            <w:r w:rsidR="001B145D" w:rsidRPr="00173336">
              <w:rPr>
                <w:rFonts w:ascii="Arial" w:hAnsi="Arial" w:cs="Arial"/>
                <w:sz w:val="14"/>
                <w:szCs w:val="14"/>
              </w:rPr>
              <w:t>1.02</w:t>
            </w:r>
            <w:r w:rsidRPr="00173336">
              <w:rPr>
                <w:rFonts w:ascii="Arial" w:hAnsi="Arial" w:cs="Arial"/>
                <w:sz w:val="14"/>
                <w:szCs w:val="14"/>
              </w:rPr>
              <w:t>%)</w:t>
            </w:r>
          </w:p>
        </w:tc>
      </w:tr>
      <w:tr w:rsidR="001B3446" w:rsidRPr="009700FF" w14:paraId="56AF2E6E" w14:textId="77777777" w:rsidTr="00173336">
        <w:trPr>
          <w:trHeight w:val="288"/>
          <w:jc w:val="center"/>
        </w:trPr>
        <w:tc>
          <w:tcPr>
            <w:tcW w:w="864" w:type="dxa"/>
            <w:vMerge/>
            <w:vAlign w:val="center"/>
          </w:tcPr>
          <w:p w14:paraId="1B430BA6" w14:textId="77777777" w:rsidR="001B3446" w:rsidRPr="00173336" w:rsidRDefault="001B3446" w:rsidP="00173336">
            <w:pPr>
              <w:jc w:val="center"/>
              <w:rPr>
                <w:rFonts w:ascii="Arial" w:hAnsi="Arial" w:cs="Arial"/>
                <w:b/>
                <w:bCs/>
                <w:sz w:val="14"/>
                <w:szCs w:val="14"/>
              </w:rPr>
            </w:pPr>
          </w:p>
        </w:tc>
        <w:tc>
          <w:tcPr>
            <w:tcW w:w="864" w:type="dxa"/>
            <w:vAlign w:val="center"/>
          </w:tcPr>
          <w:p w14:paraId="3EB82B38" w14:textId="77777777" w:rsidR="001B3446" w:rsidRPr="00173336" w:rsidRDefault="001B3446" w:rsidP="00173336">
            <w:pPr>
              <w:jc w:val="center"/>
              <w:rPr>
                <w:rFonts w:ascii="Arial" w:hAnsi="Arial" w:cs="Arial"/>
                <w:b/>
                <w:bCs/>
                <w:sz w:val="14"/>
                <w:szCs w:val="14"/>
              </w:rPr>
            </w:pPr>
            <w:r w:rsidRPr="00173336">
              <w:rPr>
                <w:rFonts w:ascii="Arial" w:hAnsi="Arial" w:cs="Arial"/>
                <w:b/>
                <w:bCs/>
                <w:sz w:val="14"/>
                <w:szCs w:val="14"/>
              </w:rPr>
              <w:t>RNA product (-)</w:t>
            </w:r>
          </w:p>
          <w:p w14:paraId="76229CF8" w14:textId="77777777" w:rsidR="001B3446" w:rsidRPr="00173336" w:rsidRDefault="001B3446" w:rsidP="00173336">
            <w:pPr>
              <w:jc w:val="center"/>
              <w:rPr>
                <w:rFonts w:ascii="Arial" w:hAnsi="Arial" w:cs="Arial"/>
                <w:b/>
                <w:bCs/>
                <w:sz w:val="14"/>
                <w:szCs w:val="14"/>
              </w:rPr>
            </w:pPr>
          </w:p>
        </w:tc>
        <w:tc>
          <w:tcPr>
            <w:tcW w:w="864" w:type="dxa"/>
            <w:vAlign w:val="center"/>
          </w:tcPr>
          <w:p w14:paraId="28ECC2BE" w14:textId="3A5ED371" w:rsidR="001B3446" w:rsidRPr="00173336" w:rsidRDefault="001B3446" w:rsidP="00173336">
            <w:pPr>
              <w:jc w:val="center"/>
              <w:rPr>
                <w:rFonts w:ascii="Arial" w:hAnsi="Arial" w:cs="Arial"/>
                <w:sz w:val="14"/>
                <w:szCs w:val="14"/>
              </w:rPr>
            </w:pPr>
            <w:r w:rsidRPr="00173336">
              <w:rPr>
                <w:rFonts w:ascii="Arial" w:hAnsi="Arial" w:cs="Arial"/>
                <w:sz w:val="14"/>
                <w:szCs w:val="14"/>
              </w:rPr>
              <w:t>334</w:t>
            </w:r>
          </w:p>
        </w:tc>
        <w:tc>
          <w:tcPr>
            <w:tcW w:w="864" w:type="dxa"/>
            <w:vAlign w:val="center"/>
          </w:tcPr>
          <w:p w14:paraId="1DF7B530" w14:textId="62E2768E" w:rsidR="001B3446" w:rsidRPr="00173336" w:rsidRDefault="001B3446" w:rsidP="00173336">
            <w:pPr>
              <w:jc w:val="center"/>
              <w:rPr>
                <w:rFonts w:ascii="Arial" w:hAnsi="Arial" w:cs="Arial"/>
                <w:sz w:val="14"/>
                <w:szCs w:val="14"/>
              </w:rPr>
            </w:pPr>
            <w:r w:rsidRPr="00173336">
              <w:rPr>
                <w:rFonts w:ascii="Arial" w:hAnsi="Arial" w:cs="Arial"/>
                <w:sz w:val="14"/>
                <w:szCs w:val="14"/>
              </w:rPr>
              <w:t>746</w:t>
            </w:r>
          </w:p>
        </w:tc>
        <w:tc>
          <w:tcPr>
            <w:tcW w:w="864" w:type="dxa"/>
            <w:vAlign w:val="center"/>
          </w:tcPr>
          <w:p w14:paraId="42EEB4D3" w14:textId="24EB23FE" w:rsidR="001B3446" w:rsidRPr="00173336" w:rsidRDefault="001B3446" w:rsidP="00173336">
            <w:pPr>
              <w:jc w:val="center"/>
              <w:rPr>
                <w:rFonts w:ascii="Arial" w:hAnsi="Arial" w:cs="Arial"/>
                <w:sz w:val="14"/>
                <w:szCs w:val="14"/>
              </w:rPr>
            </w:pPr>
            <w:r w:rsidRPr="00173336">
              <w:rPr>
                <w:rFonts w:ascii="Arial" w:hAnsi="Arial" w:cs="Arial"/>
                <w:sz w:val="14"/>
                <w:szCs w:val="14"/>
              </w:rPr>
              <w:t>604</w:t>
            </w:r>
          </w:p>
        </w:tc>
        <w:tc>
          <w:tcPr>
            <w:tcW w:w="864" w:type="dxa"/>
            <w:vAlign w:val="center"/>
          </w:tcPr>
          <w:p w14:paraId="5A9BD9F1" w14:textId="6BD08B28" w:rsidR="001B3446" w:rsidRPr="00173336" w:rsidRDefault="001B3446" w:rsidP="00173336">
            <w:pPr>
              <w:jc w:val="center"/>
              <w:rPr>
                <w:rFonts w:ascii="Arial" w:hAnsi="Arial" w:cs="Arial"/>
                <w:sz w:val="14"/>
                <w:szCs w:val="14"/>
              </w:rPr>
            </w:pPr>
            <w:r w:rsidRPr="00173336">
              <w:rPr>
                <w:rFonts w:ascii="Arial" w:hAnsi="Arial" w:cs="Arial"/>
                <w:sz w:val="14"/>
                <w:szCs w:val="14"/>
              </w:rPr>
              <w:t>471</w:t>
            </w:r>
          </w:p>
        </w:tc>
        <w:tc>
          <w:tcPr>
            <w:tcW w:w="864" w:type="dxa"/>
            <w:vAlign w:val="center"/>
          </w:tcPr>
          <w:p w14:paraId="2804E3D8" w14:textId="3A776D1A" w:rsidR="001B3446" w:rsidRPr="00173336" w:rsidRDefault="001B3446" w:rsidP="00173336">
            <w:pPr>
              <w:jc w:val="center"/>
              <w:rPr>
                <w:rFonts w:ascii="Arial" w:hAnsi="Arial" w:cs="Arial"/>
                <w:sz w:val="14"/>
                <w:szCs w:val="14"/>
              </w:rPr>
            </w:pPr>
            <w:r w:rsidRPr="00173336">
              <w:rPr>
                <w:rFonts w:ascii="Arial" w:hAnsi="Arial" w:cs="Arial"/>
                <w:sz w:val="14"/>
                <w:szCs w:val="14"/>
              </w:rPr>
              <w:t>437</w:t>
            </w:r>
          </w:p>
        </w:tc>
        <w:tc>
          <w:tcPr>
            <w:tcW w:w="864" w:type="dxa"/>
            <w:vAlign w:val="center"/>
          </w:tcPr>
          <w:p w14:paraId="5EA5A185" w14:textId="12A143C2" w:rsidR="001B3446" w:rsidRPr="00173336" w:rsidRDefault="001B3446" w:rsidP="00173336">
            <w:pPr>
              <w:jc w:val="center"/>
              <w:rPr>
                <w:rFonts w:ascii="Arial" w:hAnsi="Arial" w:cs="Arial"/>
                <w:sz w:val="14"/>
                <w:szCs w:val="14"/>
              </w:rPr>
            </w:pPr>
            <w:r w:rsidRPr="00173336">
              <w:rPr>
                <w:rFonts w:ascii="Arial" w:hAnsi="Arial" w:cs="Arial"/>
                <w:sz w:val="14"/>
                <w:szCs w:val="14"/>
              </w:rPr>
              <w:t>381</w:t>
            </w:r>
          </w:p>
        </w:tc>
        <w:tc>
          <w:tcPr>
            <w:tcW w:w="864" w:type="dxa"/>
            <w:vAlign w:val="center"/>
          </w:tcPr>
          <w:p w14:paraId="1332532C" w14:textId="4FB11DA0" w:rsidR="001B3446" w:rsidRPr="00173336" w:rsidRDefault="001B3446" w:rsidP="00173336">
            <w:pPr>
              <w:jc w:val="center"/>
              <w:rPr>
                <w:rFonts w:ascii="Arial" w:hAnsi="Arial" w:cs="Arial"/>
                <w:sz w:val="14"/>
                <w:szCs w:val="14"/>
              </w:rPr>
            </w:pPr>
            <w:r w:rsidRPr="00173336">
              <w:rPr>
                <w:rFonts w:ascii="Arial" w:hAnsi="Arial" w:cs="Arial"/>
                <w:sz w:val="14"/>
                <w:szCs w:val="14"/>
              </w:rPr>
              <w:t>643</w:t>
            </w:r>
          </w:p>
        </w:tc>
        <w:tc>
          <w:tcPr>
            <w:tcW w:w="864" w:type="dxa"/>
            <w:vAlign w:val="center"/>
          </w:tcPr>
          <w:p w14:paraId="0CAD6906" w14:textId="58CA6D26" w:rsidR="001B3446" w:rsidRPr="00173336" w:rsidRDefault="001B3446" w:rsidP="00173336">
            <w:pPr>
              <w:jc w:val="center"/>
              <w:rPr>
                <w:rFonts w:ascii="Arial" w:hAnsi="Arial" w:cs="Arial"/>
                <w:sz w:val="14"/>
                <w:szCs w:val="14"/>
              </w:rPr>
            </w:pPr>
            <w:r w:rsidRPr="00173336">
              <w:rPr>
                <w:rFonts w:ascii="Arial" w:hAnsi="Arial" w:cs="Arial"/>
                <w:sz w:val="14"/>
                <w:szCs w:val="14"/>
              </w:rPr>
              <w:t>483</w:t>
            </w:r>
          </w:p>
        </w:tc>
        <w:tc>
          <w:tcPr>
            <w:tcW w:w="864" w:type="dxa"/>
            <w:vAlign w:val="center"/>
          </w:tcPr>
          <w:p w14:paraId="73A2BAD5" w14:textId="68CA2577" w:rsidR="001B3446" w:rsidRPr="00173336" w:rsidRDefault="001B3446" w:rsidP="00173336">
            <w:pPr>
              <w:jc w:val="center"/>
              <w:rPr>
                <w:rFonts w:ascii="Arial" w:hAnsi="Arial" w:cs="Arial"/>
                <w:sz w:val="14"/>
                <w:szCs w:val="14"/>
              </w:rPr>
            </w:pPr>
            <w:r w:rsidRPr="00173336">
              <w:rPr>
                <w:rFonts w:ascii="Arial" w:hAnsi="Arial" w:cs="Arial"/>
                <w:sz w:val="14"/>
                <w:szCs w:val="14"/>
              </w:rPr>
              <w:t>4099</w:t>
            </w:r>
          </w:p>
        </w:tc>
        <w:tc>
          <w:tcPr>
            <w:tcW w:w="864" w:type="dxa"/>
            <w:vAlign w:val="center"/>
          </w:tcPr>
          <w:p w14:paraId="44E66B4C" w14:textId="3398621E" w:rsidR="001B3446" w:rsidRPr="00173336" w:rsidRDefault="001B3446" w:rsidP="00173336">
            <w:pPr>
              <w:jc w:val="center"/>
              <w:rPr>
                <w:rFonts w:ascii="Arial" w:hAnsi="Arial" w:cs="Arial"/>
                <w:sz w:val="14"/>
                <w:szCs w:val="14"/>
              </w:rPr>
            </w:pPr>
            <w:r w:rsidRPr="00173336">
              <w:rPr>
                <w:rFonts w:ascii="Arial" w:hAnsi="Arial" w:cs="Arial"/>
                <w:sz w:val="14"/>
                <w:szCs w:val="14"/>
              </w:rPr>
              <w:t>3</w:t>
            </w:r>
            <w:r w:rsidR="001B145D" w:rsidRPr="00173336">
              <w:rPr>
                <w:rFonts w:ascii="Arial" w:hAnsi="Arial" w:cs="Arial"/>
                <w:sz w:val="14"/>
                <w:szCs w:val="14"/>
              </w:rPr>
              <w:t>122</w:t>
            </w:r>
          </w:p>
        </w:tc>
      </w:tr>
      <w:tr w:rsidR="001B3446" w:rsidRPr="009700FF" w14:paraId="100D35FD" w14:textId="77777777" w:rsidTr="00173336">
        <w:trPr>
          <w:trHeight w:val="288"/>
          <w:jc w:val="center"/>
        </w:trPr>
        <w:tc>
          <w:tcPr>
            <w:tcW w:w="864" w:type="dxa"/>
            <w:vMerge/>
            <w:vAlign w:val="center"/>
          </w:tcPr>
          <w:p w14:paraId="7FF53E85" w14:textId="77777777" w:rsidR="001B3446" w:rsidRPr="00173336" w:rsidRDefault="001B3446" w:rsidP="00173336">
            <w:pPr>
              <w:jc w:val="center"/>
              <w:rPr>
                <w:rFonts w:ascii="Arial" w:hAnsi="Arial" w:cs="Arial"/>
                <w:b/>
                <w:bCs/>
                <w:sz w:val="14"/>
                <w:szCs w:val="14"/>
              </w:rPr>
            </w:pPr>
          </w:p>
        </w:tc>
        <w:tc>
          <w:tcPr>
            <w:tcW w:w="864" w:type="dxa"/>
            <w:vAlign w:val="center"/>
          </w:tcPr>
          <w:p w14:paraId="7E6C5F76" w14:textId="26BAB039" w:rsidR="001B3446" w:rsidRPr="00173336" w:rsidRDefault="001B3446" w:rsidP="00173336">
            <w:pPr>
              <w:jc w:val="center"/>
              <w:rPr>
                <w:rFonts w:ascii="Arial" w:hAnsi="Arial" w:cs="Arial"/>
                <w:b/>
                <w:bCs/>
                <w:sz w:val="14"/>
                <w:szCs w:val="14"/>
              </w:rPr>
            </w:pPr>
            <w:r w:rsidRPr="00173336">
              <w:rPr>
                <w:rFonts w:ascii="Arial" w:hAnsi="Arial" w:cs="Arial"/>
                <w:b/>
                <w:bCs/>
                <w:sz w:val="14"/>
                <w:szCs w:val="14"/>
              </w:rPr>
              <w:t>Total protein products</w:t>
            </w:r>
          </w:p>
        </w:tc>
        <w:tc>
          <w:tcPr>
            <w:tcW w:w="864" w:type="dxa"/>
            <w:vAlign w:val="center"/>
          </w:tcPr>
          <w:p w14:paraId="1E97287B" w14:textId="63074D0D" w:rsidR="001B3446" w:rsidRPr="00173336" w:rsidRDefault="001B3446" w:rsidP="00173336">
            <w:pPr>
              <w:jc w:val="center"/>
              <w:rPr>
                <w:rFonts w:ascii="Arial" w:hAnsi="Arial" w:cs="Arial"/>
                <w:sz w:val="14"/>
                <w:szCs w:val="14"/>
              </w:rPr>
            </w:pPr>
            <w:r w:rsidRPr="00173336">
              <w:rPr>
                <w:rFonts w:ascii="Arial" w:hAnsi="Arial" w:cs="Arial"/>
                <w:sz w:val="14"/>
                <w:szCs w:val="14"/>
              </w:rPr>
              <w:t>3,489</w:t>
            </w:r>
          </w:p>
        </w:tc>
        <w:tc>
          <w:tcPr>
            <w:tcW w:w="864" w:type="dxa"/>
            <w:vAlign w:val="center"/>
          </w:tcPr>
          <w:p w14:paraId="27F8BED7" w14:textId="2A23DD77" w:rsidR="001B3446" w:rsidRPr="00173336" w:rsidRDefault="001B3446" w:rsidP="00173336">
            <w:pPr>
              <w:jc w:val="center"/>
              <w:rPr>
                <w:rFonts w:ascii="Arial" w:hAnsi="Arial" w:cs="Arial"/>
                <w:sz w:val="14"/>
                <w:szCs w:val="14"/>
              </w:rPr>
            </w:pPr>
            <w:r w:rsidRPr="00173336">
              <w:rPr>
                <w:rFonts w:ascii="Arial" w:hAnsi="Arial" w:cs="Arial"/>
                <w:sz w:val="14"/>
                <w:szCs w:val="14"/>
              </w:rPr>
              <w:t>6,774</w:t>
            </w:r>
          </w:p>
        </w:tc>
        <w:tc>
          <w:tcPr>
            <w:tcW w:w="864" w:type="dxa"/>
            <w:vAlign w:val="center"/>
          </w:tcPr>
          <w:p w14:paraId="0CBE14E0" w14:textId="3CF3EDBB" w:rsidR="001B3446" w:rsidRPr="00173336" w:rsidRDefault="001B3446" w:rsidP="00173336">
            <w:pPr>
              <w:jc w:val="center"/>
              <w:rPr>
                <w:rFonts w:ascii="Arial" w:hAnsi="Arial" w:cs="Arial"/>
                <w:sz w:val="14"/>
                <w:szCs w:val="14"/>
              </w:rPr>
            </w:pPr>
            <w:r w:rsidRPr="00173336">
              <w:rPr>
                <w:rFonts w:ascii="Arial" w:hAnsi="Arial" w:cs="Arial"/>
                <w:sz w:val="14"/>
                <w:szCs w:val="14"/>
              </w:rPr>
              <w:t>6,723</w:t>
            </w:r>
          </w:p>
        </w:tc>
        <w:tc>
          <w:tcPr>
            <w:tcW w:w="864" w:type="dxa"/>
            <w:vAlign w:val="center"/>
          </w:tcPr>
          <w:p w14:paraId="733395E3" w14:textId="74F3EE0E" w:rsidR="001B3446" w:rsidRPr="00173336" w:rsidRDefault="001B3446" w:rsidP="00173336">
            <w:pPr>
              <w:jc w:val="center"/>
              <w:rPr>
                <w:rFonts w:ascii="Arial" w:hAnsi="Arial" w:cs="Arial"/>
                <w:sz w:val="14"/>
                <w:szCs w:val="14"/>
              </w:rPr>
            </w:pPr>
            <w:r w:rsidRPr="00173336">
              <w:rPr>
                <w:rFonts w:ascii="Arial" w:hAnsi="Arial" w:cs="Arial"/>
                <w:sz w:val="14"/>
                <w:szCs w:val="14"/>
              </w:rPr>
              <w:t>5,201</w:t>
            </w:r>
          </w:p>
        </w:tc>
        <w:tc>
          <w:tcPr>
            <w:tcW w:w="864" w:type="dxa"/>
            <w:vAlign w:val="center"/>
          </w:tcPr>
          <w:p w14:paraId="1D0A0E5E" w14:textId="4D008818" w:rsidR="001B3446" w:rsidRPr="00173336" w:rsidRDefault="001B3446" w:rsidP="00173336">
            <w:pPr>
              <w:jc w:val="center"/>
              <w:rPr>
                <w:rFonts w:ascii="Arial" w:hAnsi="Arial" w:cs="Arial"/>
                <w:sz w:val="14"/>
                <w:szCs w:val="14"/>
              </w:rPr>
            </w:pPr>
            <w:r w:rsidRPr="00173336">
              <w:rPr>
                <w:rFonts w:ascii="Arial" w:hAnsi="Arial" w:cs="Arial"/>
                <w:sz w:val="14"/>
                <w:szCs w:val="14"/>
              </w:rPr>
              <w:t>5,600</w:t>
            </w:r>
          </w:p>
        </w:tc>
        <w:tc>
          <w:tcPr>
            <w:tcW w:w="864" w:type="dxa"/>
            <w:vAlign w:val="center"/>
          </w:tcPr>
          <w:p w14:paraId="25D5EB04" w14:textId="2871E80C" w:rsidR="001B3446" w:rsidRPr="00173336" w:rsidRDefault="001B3446" w:rsidP="00173336">
            <w:pPr>
              <w:jc w:val="center"/>
              <w:rPr>
                <w:rFonts w:ascii="Arial" w:hAnsi="Arial" w:cs="Arial"/>
                <w:sz w:val="14"/>
                <w:szCs w:val="14"/>
              </w:rPr>
            </w:pPr>
            <w:r w:rsidRPr="00173336">
              <w:rPr>
                <w:rFonts w:ascii="Arial" w:hAnsi="Arial" w:cs="Arial"/>
                <w:sz w:val="14"/>
                <w:szCs w:val="14"/>
              </w:rPr>
              <w:t>4,538</w:t>
            </w:r>
          </w:p>
        </w:tc>
        <w:tc>
          <w:tcPr>
            <w:tcW w:w="864" w:type="dxa"/>
            <w:vAlign w:val="center"/>
          </w:tcPr>
          <w:p w14:paraId="1AA5BB24" w14:textId="34DFDA58" w:rsidR="001B3446" w:rsidRPr="00173336" w:rsidRDefault="001B3446" w:rsidP="00173336">
            <w:pPr>
              <w:jc w:val="center"/>
              <w:rPr>
                <w:rFonts w:ascii="Arial" w:hAnsi="Arial" w:cs="Arial"/>
                <w:sz w:val="14"/>
                <w:szCs w:val="14"/>
              </w:rPr>
            </w:pPr>
            <w:r w:rsidRPr="00173336">
              <w:rPr>
                <w:rFonts w:ascii="Arial" w:hAnsi="Arial" w:cs="Arial"/>
                <w:sz w:val="14"/>
                <w:szCs w:val="14"/>
              </w:rPr>
              <w:t>4,336</w:t>
            </w:r>
          </w:p>
        </w:tc>
        <w:tc>
          <w:tcPr>
            <w:tcW w:w="864" w:type="dxa"/>
            <w:vAlign w:val="center"/>
          </w:tcPr>
          <w:p w14:paraId="630920E1" w14:textId="0AC82E79" w:rsidR="001B3446" w:rsidRPr="00173336" w:rsidRDefault="001B3446" w:rsidP="00173336">
            <w:pPr>
              <w:jc w:val="center"/>
              <w:rPr>
                <w:rFonts w:ascii="Arial" w:hAnsi="Arial" w:cs="Arial"/>
                <w:sz w:val="14"/>
                <w:szCs w:val="14"/>
              </w:rPr>
            </w:pPr>
            <w:r w:rsidRPr="00173336">
              <w:rPr>
                <w:rFonts w:ascii="Arial" w:hAnsi="Arial" w:cs="Arial"/>
                <w:sz w:val="14"/>
                <w:szCs w:val="14"/>
              </w:rPr>
              <w:t>5,948</w:t>
            </w:r>
          </w:p>
        </w:tc>
        <w:tc>
          <w:tcPr>
            <w:tcW w:w="864" w:type="dxa"/>
            <w:vAlign w:val="center"/>
          </w:tcPr>
          <w:p w14:paraId="703F388B" w14:textId="3CAB9CE4" w:rsidR="001B3446" w:rsidRPr="00173336" w:rsidRDefault="001B3446" w:rsidP="00173336">
            <w:pPr>
              <w:jc w:val="center"/>
              <w:rPr>
                <w:rFonts w:ascii="Arial" w:hAnsi="Arial" w:cs="Arial"/>
                <w:sz w:val="14"/>
                <w:szCs w:val="14"/>
              </w:rPr>
            </w:pPr>
            <w:r w:rsidRPr="00173336">
              <w:rPr>
                <w:rFonts w:ascii="Arial" w:hAnsi="Arial" w:cs="Arial"/>
                <w:sz w:val="14"/>
                <w:szCs w:val="14"/>
              </w:rPr>
              <w:t>42,608</w:t>
            </w:r>
          </w:p>
        </w:tc>
        <w:tc>
          <w:tcPr>
            <w:tcW w:w="864" w:type="dxa"/>
            <w:vAlign w:val="center"/>
          </w:tcPr>
          <w:p w14:paraId="44692069" w14:textId="218AE734" w:rsidR="001B3446" w:rsidRPr="00173336" w:rsidRDefault="001B145D" w:rsidP="00173336">
            <w:pPr>
              <w:jc w:val="center"/>
              <w:rPr>
                <w:rFonts w:ascii="Arial" w:hAnsi="Arial" w:cs="Arial"/>
                <w:sz w:val="14"/>
                <w:szCs w:val="14"/>
              </w:rPr>
            </w:pPr>
            <w:r w:rsidRPr="00173336">
              <w:rPr>
                <w:rFonts w:ascii="Arial" w:hAnsi="Arial" w:cs="Arial"/>
                <w:sz w:val="14"/>
                <w:szCs w:val="14"/>
              </w:rPr>
              <w:t>34,7</w:t>
            </w:r>
            <w:r w:rsidR="000519B3" w:rsidRPr="00173336">
              <w:rPr>
                <w:rFonts w:ascii="Arial" w:hAnsi="Arial" w:cs="Arial"/>
                <w:sz w:val="14"/>
                <w:szCs w:val="14"/>
              </w:rPr>
              <w:t>83</w:t>
            </w:r>
          </w:p>
        </w:tc>
      </w:tr>
    </w:tbl>
    <w:p w14:paraId="1FBD4C20" w14:textId="25E123C7" w:rsidR="00D71A9A" w:rsidRDefault="002476AC" w:rsidP="002476AC">
      <w:r w:rsidRPr="002476AC">
        <w:rPr>
          <w:b/>
          <w:bCs/>
          <w:sz w:val="16"/>
          <w:szCs w:val="16"/>
        </w:rPr>
        <w:t>*</w:t>
      </w:r>
      <w:r>
        <w:rPr>
          <w:b/>
          <w:bCs/>
          <w:sz w:val="16"/>
          <w:szCs w:val="16"/>
        </w:rPr>
        <w:t xml:space="preserve"> </w:t>
      </w:r>
      <w:r w:rsidRPr="002476AC">
        <w:rPr>
          <w:b/>
          <w:bCs/>
          <w:sz w:val="16"/>
          <w:szCs w:val="16"/>
        </w:rPr>
        <w:t xml:space="preserve"> </w:t>
      </w:r>
      <w:r>
        <w:rPr>
          <w:b/>
          <w:bCs/>
          <w:sz w:val="16"/>
          <w:szCs w:val="16"/>
        </w:rPr>
        <w:t>Sample</w:t>
      </w:r>
      <w:r w:rsidR="00901E37">
        <w:rPr>
          <w:b/>
          <w:bCs/>
          <w:sz w:val="16"/>
          <w:szCs w:val="16"/>
        </w:rPr>
        <w:t xml:space="preserve"> </w:t>
      </w:r>
      <w:r w:rsidR="0033328D">
        <w:rPr>
          <w:b/>
          <w:bCs/>
          <w:sz w:val="16"/>
          <w:szCs w:val="16"/>
        </w:rPr>
        <w:t>1</w:t>
      </w:r>
      <w:r w:rsidR="00901E37">
        <w:rPr>
          <w:b/>
          <w:bCs/>
          <w:sz w:val="16"/>
          <w:szCs w:val="16"/>
        </w:rPr>
        <w:t xml:space="preserve"> and</w:t>
      </w:r>
      <w:r>
        <w:rPr>
          <w:b/>
          <w:bCs/>
          <w:sz w:val="16"/>
          <w:szCs w:val="16"/>
        </w:rPr>
        <w:t xml:space="preserve"> </w:t>
      </w:r>
      <w:r w:rsidR="0033328D">
        <w:rPr>
          <w:b/>
          <w:bCs/>
          <w:sz w:val="16"/>
          <w:szCs w:val="16"/>
        </w:rPr>
        <w:t>Sample 7</w:t>
      </w:r>
      <w:r w:rsidR="00FE5EE3">
        <w:rPr>
          <w:b/>
          <w:bCs/>
          <w:sz w:val="16"/>
          <w:szCs w:val="16"/>
        </w:rPr>
        <w:t xml:space="preserve"> </w:t>
      </w:r>
      <w:r w:rsidR="00A45B65">
        <w:rPr>
          <w:b/>
          <w:bCs/>
          <w:sz w:val="16"/>
          <w:szCs w:val="16"/>
        </w:rPr>
        <w:t>w</w:t>
      </w:r>
      <w:r w:rsidR="00A765DD">
        <w:rPr>
          <w:b/>
          <w:bCs/>
          <w:sz w:val="16"/>
          <w:szCs w:val="16"/>
        </w:rPr>
        <w:t>ere</w:t>
      </w:r>
      <w:r>
        <w:rPr>
          <w:b/>
          <w:bCs/>
          <w:sz w:val="16"/>
          <w:szCs w:val="16"/>
        </w:rPr>
        <w:t xml:space="preserve"> </w:t>
      </w:r>
      <w:ins w:id="57" w:author="Gu, Chunhui" w:date="2022-11-17T10:34:00Z">
        <w:r w:rsidR="00696142">
          <w:rPr>
            <w:b/>
            <w:bCs/>
            <w:sz w:val="16"/>
            <w:szCs w:val="16"/>
          </w:rPr>
          <w:t xml:space="preserve">considered as </w:t>
        </w:r>
        <w:r w:rsidR="00342A12">
          <w:rPr>
            <w:b/>
            <w:bCs/>
            <w:sz w:val="16"/>
            <w:szCs w:val="16"/>
          </w:rPr>
          <w:t>pote</w:t>
        </w:r>
      </w:ins>
      <w:ins w:id="58" w:author="Gu, Chunhui" w:date="2022-11-17T10:35:00Z">
        <w:r w:rsidR="00342A12">
          <w:rPr>
            <w:b/>
            <w:bCs/>
            <w:sz w:val="16"/>
            <w:szCs w:val="16"/>
          </w:rPr>
          <w:t xml:space="preserve">ntial </w:t>
        </w:r>
      </w:ins>
      <w:ins w:id="59" w:author="Gu, Chunhui" w:date="2022-11-17T10:34:00Z">
        <w:r w:rsidR="00696142">
          <w:rPr>
            <w:b/>
            <w:bCs/>
            <w:sz w:val="16"/>
            <w:szCs w:val="16"/>
          </w:rPr>
          <w:t>low-profiling</w:t>
        </w:r>
      </w:ins>
      <w:del w:id="60" w:author="Gu, Chunhui" w:date="2022-11-17T10:34:00Z">
        <w:r w:rsidR="006B71C8" w:rsidDel="00696142">
          <w:rPr>
            <w:b/>
            <w:bCs/>
            <w:sz w:val="16"/>
            <w:szCs w:val="16"/>
          </w:rPr>
          <w:delText xml:space="preserve">potential </w:delText>
        </w:r>
        <w:r w:rsidDel="00696142">
          <w:rPr>
            <w:b/>
            <w:bCs/>
            <w:sz w:val="16"/>
            <w:szCs w:val="16"/>
          </w:rPr>
          <w:delText>outlier</w:delText>
        </w:r>
        <w:r w:rsidR="00A765DD" w:rsidDel="00696142">
          <w:rPr>
            <w:b/>
            <w:bCs/>
            <w:sz w:val="16"/>
            <w:szCs w:val="16"/>
          </w:rPr>
          <w:delText>s</w:delText>
        </w:r>
      </w:del>
      <w:r w:rsidR="0033328D">
        <w:rPr>
          <w:b/>
          <w:bCs/>
          <w:sz w:val="16"/>
          <w:szCs w:val="16"/>
        </w:rPr>
        <w:t xml:space="preserve"> </w:t>
      </w:r>
      <w:ins w:id="61" w:author="Gu, Chunhui" w:date="2022-11-17T10:40:00Z">
        <w:r w:rsidR="00FB5C2B">
          <w:rPr>
            <w:b/>
            <w:bCs/>
            <w:sz w:val="16"/>
            <w:szCs w:val="16"/>
          </w:rPr>
          <w:t xml:space="preserve">samples </w:t>
        </w:r>
      </w:ins>
      <w:del w:id="62" w:author="Gu, Chunhui" w:date="2022-11-17T10:40:00Z">
        <w:r w:rsidR="00C52ED8" w:rsidRPr="00C52ED8" w:rsidDel="00FB5C2B">
          <w:rPr>
            <w:b/>
            <w:bCs/>
            <w:sz w:val="16"/>
            <w:szCs w:val="16"/>
          </w:rPr>
          <w:delText xml:space="preserve">sample 1 and sample 7 </w:delText>
        </w:r>
      </w:del>
      <w:r w:rsidR="00C52ED8" w:rsidRPr="00C52ED8">
        <w:rPr>
          <w:b/>
          <w:bCs/>
          <w:sz w:val="16"/>
          <w:szCs w:val="16"/>
        </w:rPr>
        <w:t xml:space="preserve">for </w:t>
      </w:r>
      <w:r w:rsidR="00C52ED8">
        <w:rPr>
          <w:b/>
          <w:bCs/>
          <w:sz w:val="16"/>
          <w:szCs w:val="16"/>
        </w:rPr>
        <w:t>their</w:t>
      </w:r>
      <w:r w:rsidR="00C52ED8" w:rsidRPr="00C52ED8">
        <w:rPr>
          <w:b/>
          <w:bCs/>
          <w:sz w:val="16"/>
          <w:szCs w:val="16"/>
        </w:rPr>
        <w:t xml:space="preserve"> noticeably fewer detected proteins</w:t>
      </w:r>
      <w:r w:rsidR="00DA37B0">
        <w:rPr>
          <w:b/>
          <w:bCs/>
          <w:sz w:val="16"/>
          <w:szCs w:val="16"/>
        </w:rPr>
        <w:t>.</w:t>
      </w:r>
    </w:p>
    <w:p w14:paraId="69B4E99B" w14:textId="69C1FA65" w:rsidR="00D71A9A" w:rsidRDefault="00D71A9A" w:rsidP="008A3609"/>
    <w:p w14:paraId="5E75F774" w14:textId="0E7CE290" w:rsidR="00E4124C" w:rsidRDefault="005415F2" w:rsidP="00344B5D">
      <w:pPr>
        <w:jc w:val="center"/>
      </w:pPr>
      <w:del w:id="63" w:author="Gu, Chunhui" w:date="2022-11-17T10:40:00Z">
        <w:r w:rsidRPr="005415F2" w:rsidDel="008B73BB">
          <w:rPr>
            <w:noProof/>
          </w:rPr>
          <w:drawing>
            <wp:inline distT="0" distB="0" distL="0" distR="0" wp14:anchorId="567126A8" wp14:editId="680C6D06">
              <wp:extent cx="5943600" cy="3851275"/>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9"/>
                      <a:stretch>
                        <a:fillRect/>
                      </a:stretch>
                    </pic:blipFill>
                    <pic:spPr>
                      <a:xfrm>
                        <a:off x="0" y="0"/>
                        <a:ext cx="5943600" cy="3851275"/>
                      </a:xfrm>
                      <a:prstGeom prst="rect">
                        <a:avLst/>
                      </a:prstGeom>
                    </pic:spPr>
                  </pic:pic>
                </a:graphicData>
              </a:graphic>
            </wp:inline>
          </w:drawing>
        </w:r>
      </w:del>
      <w:commentRangeStart w:id="64"/>
      <w:commentRangeEnd w:id="64"/>
      <w:r w:rsidR="0041771A">
        <w:rPr>
          <w:rStyle w:val="CommentReference"/>
        </w:rPr>
        <w:commentReference w:id="64"/>
      </w:r>
    </w:p>
    <w:p w14:paraId="332DC26D" w14:textId="5D2477F2" w:rsidR="008B73BB" w:rsidRDefault="008B73BB" w:rsidP="00845B4F">
      <w:pPr>
        <w:rPr>
          <w:ins w:id="65" w:author="Gu, Chunhui" w:date="2022-11-17T10:42:00Z"/>
          <w:sz w:val="20"/>
          <w:szCs w:val="20"/>
        </w:rPr>
      </w:pPr>
      <w:ins w:id="66" w:author="Gu, Chunhui" w:date="2022-11-17T10:42:00Z">
        <w:r w:rsidRPr="008B73BB">
          <w:rPr>
            <w:noProof/>
            <w:sz w:val="20"/>
            <w:szCs w:val="20"/>
          </w:rPr>
          <w:lastRenderedPageBreak/>
          <w:drawing>
            <wp:inline distT="0" distB="0" distL="0" distR="0" wp14:anchorId="5B1A7932" wp14:editId="6138B20A">
              <wp:extent cx="5943600" cy="3907155"/>
              <wp:effectExtent l="0" t="0" r="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a:stretch>
                        <a:fillRect/>
                      </a:stretch>
                    </pic:blipFill>
                    <pic:spPr>
                      <a:xfrm>
                        <a:off x="0" y="0"/>
                        <a:ext cx="5943600" cy="3907155"/>
                      </a:xfrm>
                      <a:prstGeom prst="rect">
                        <a:avLst/>
                      </a:prstGeom>
                    </pic:spPr>
                  </pic:pic>
                </a:graphicData>
              </a:graphic>
            </wp:inline>
          </w:drawing>
        </w:r>
      </w:ins>
    </w:p>
    <w:p w14:paraId="4A6690DC" w14:textId="753F050D" w:rsidR="00344B5D" w:rsidRPr="007A7E91" w:rsidRDefault="00344B5D" w:rsidP="00845B4F">
      <w:pPr>
        <w:rPr>
          <w:sz w:val="20"/>
          <w:szCs w:val="20"/>
        </w:rPr>
      </w:pPr>
      <w:r w:rsidRPr="007A7E91">
        <w:rPr>
          <w:sz w:val="20"/>
          <w:szCs w:val="20"/>
        </w:rPr>
        <w:t xml:space="preserve">Figure 1. </w:t>
      </w:r>
      <w:r w:rsidR="00A406C3" w:rsidRPr="007A7E91">
        <w:rPr>
          <w:sz w:val="20"/>
          <w:szCs w:val="20"/>
        </w:rPr>
        <w:t>The scatter plot of protein-RNA</w:t>
      </w:r>
      <w:r w:rsidR="00B96C40" w:rsidRPr="007A7E91">
        <w:rPr>
          <w:sz w:val="20"/>
          <w:szCs w:val="20"/>
        </w:rPr>
        <w:t xml:space="preserve">-product matched </w:t>
      </w:r>
      <w:r w:rsidR="00A406C3" w:rsidRPr="007A7E91">
        <w:rPr>
          <w:sz w:val="20"/>
          <w:szCs w:val="20"/>
        </w:rPr>
        <w:t>pair</w:t>
      </w:r>
      <w:r w:rsidR="00F535F7" w:rsidRPr="007A7E91">
        <w:rPr>
          <w:sz w:val="20"/>
          <w:szCs w:val="20"/>
        </w:rPr>
        <w:t>s</w:t>
      </w:r>
      <w:r w:rsidR="00D0195E" w:rsidRPr="007A7E91">
        <w:rPr>
          <w:sz w:val="20"/>
          <w:szCs w:val="20"/>
        </w:rPr>
        <w:t xml:space="preserve">. </w:t>
      </w:r>
      <w:del w:id="67" w:author="Gu, Chunhui" w:date="2022-11-17T10:43:00Z">
        <w:r w:rsidR="00382137" w:rsidRPr="007A7E91" w:rsidDel="00B133D6">
          <w:rPr>
            <w:sz w:val="20"/>
            <w:szCs w:val="20"/>
          </w:rPr>
          <w:delText>Top l</w:delText>
        </w:r>
        <w:r w:rsidR="00164AE5" w:rsidRPr="007A7E91" w:rsidDel="00B133D6">
          <w:rPr>
            <w:sz w:val="20"/>
            <w:szCs w:val="20"/>
          </w:rPr>
          <w:delText>eft</w:delText>
        </w:r>
      </w:del>
      <w:ins w:id="68" w:author="Gu, Chunhui" w:date="2022-11-17T10:43:00Z">
        <w:r w:rsidR="008D3684">
          <w:rPr>
            <w:sz w:val="20"/>
            <w:szCs w:val="20"/>
          </w:rPr>
          <w:t>(a)</w:t>
        </w:r>
      </w:ins>
      <w:r w:rsidR="00164AE5" w:rsidRPr="007A7E91">
        <w:rPr>
          <w:sz w:val="20"/>
          <w:szCs w:val="20"/>
        </w:rPr>
        <w:t xml:space="preserve">: </w:t>
      </w:r>
      <w:r w:rsidR="001C11DE" w:rsidRPr="007A7E91">
        <w:rPr>
          <w:sz w:val="20"/>
          <w:szCs w:val="20"/>
        </w:rPr>
        <w:t>All</w:t>
      </w:r>
      <w:r w:rsidR="008B37E0" w:rsidRPr="007A7E91">
        <w:rPr>
          <w:sz w:val="20"/>
          <w:szCs w:val="20"/>
        </w:rPr>
        <w:t xml:space="preserve"> </w:t>
      </w:r>
      <w:r w:rsidR="00F314AE" w:rsidRPr="007A7E91">
        <w:rPr>
          <w:sz w:val="20"/>
          <w:szCs w:val="20"/>
        </w:rPr>
        <w:t xml:space="preserve">protein-RNA </w:t>
      </w:r>
      <w:r w:rsidR="00263D33" w:rsidRPr="007A7E91">
        <w:rPr>
          <w:sz w:val="20"/>
          <w:szCs w:val="20"/>
        </w:rPr>
        <w:t xml:space="preserve">pairs for </w:t>
      </w:r>
      <w:r w:rsidR="005A64AC" w:rsidRPr="007A7E91">
        <w:rPr>
          <w:sz w:val="20"/>
          <w:szCs w:val="20"/>
        </w:rPr>
        <w:t xml:space="preserve">missing proteins. </w:t>
      </w:r>
      <w:del w:id="69" w:author="Gu, Chunhui" w:date="2022-11-17T10:43:00Z">
        <w:r w:rsidR="00A728FE" w:rsidRPr="007A7E91" w:rsidDel="00B133D6">
          <w:rPr>
            <w:sz w:val="20"/>
            <w:szCs w:val="20"/>
          </w:rPr>
          <w:delText>Top r</w:delText>
        </w:r>
        <w:r w:rsidR="00382137" w:rsidRPr="007A7E91" w:rsidDel="00B133D6">
          <w:rPr>
            <w:sz w:val="20"/>
            <w:szCs w:val="20"/>
          </w:rPr>
          <w:delText>ight</w:delText>
        </w:r>
      </w:del>
      <w:ins w:id="70" w:author="Gu, Chunhui" w:date="2022-11-17T10:43:00Z">
        <w:r w:rsidR="008D3684">
          <w:rPr>
            <w:sz w:val="20"/>
            <w:szCs w:val="20"/>
          </w:rPr>
          <w:t xml:space="preserve"> (b)</w:t>
        </w:r>
      </w:ins>
      <w:r w:rsidR="003B6B70" w:rsidRPr="007A7E91">
        <w:rPr>
          <w:sz w:val="20"/>
          <w:szCs w:val="20"/>
        </w:rPr>
        <w:t xml:space="preserve">: </w:t>
      </w:r>
      <w:r w:rsidR="00C144AD" w:rsidRPr="007A7E91">
        <w:rPr>
          <w:sz w:val="20"/>
          <w:szCs w:val="20"/>
        </w:rPr>
        <w:t>protein-RNA pairs</w:t>
      </w:r>
      <w:r w:rsidR="007D2573" w:rsidRPr="007A7E91">
        <w:rPr>
          <w:sz w:val="20"/>
          <w:szCs w:val="20"/>
        </w:rPr>
        <w:t xml:space="preserve"> with</w:t>
      </w:r>
      <w:r w:rsidR="006A586E" w:rsidRPr="007A7E91">
        <w:rPr>
          <w:sz w:val="20"/>
          <w:szCs w:val="20"/>
        </w:rPr>
        <w:t xml:space="preserve"> TPM &gt; 0 and NSAF &gt; 0</w:t>
      </w:r>
      <w:r w:rsidR="00C144AD" w:rsidRPr="007A7E91">
        <w:rPr>
          <w:sz w:val="20"/>
          <w:szCs w:val="20"/>
        </w:rPr>
        <w:t>.</w:t>
      </w:r>
      <w:r w:rsidR="00E6703F" w:rsidRPr="007A7E91">
        <w:rPr>
          <w:sz w:val="20"/>
          <w:szCs w:val="20"/>
        </w:rPr>
        <w:t xml:space="preserve"> </w:t>
      </w:r>
      <w:del w:id="71" w:author="Gu, Chunhui" w:date="2022-11-17T10:43:00Z">
        <w:r w:rsidR="00E6703F" w:rsidRPr="007A7E91" w:rsidDel="00B133D6">
          <w:rPr>
            <w:sz w:val="20"/>
            <w:szCs w:val="20"/>
          </w:rPr>
          <w:delText>Bottom left</w:delText>
        </w:r>
      </w:del>
      <w:ins w:id="72" w:author="Gu, Chunhui" w:date="2022-11-17T10:43:00Z">
        <w:r w:rsidR="006E2559">
          <w:rPr>
            <w:sz w:val="20"/>
            <w:szCs w:val="20"/>
          </w:rPr>
          <w:t>(c)</w:t>
        </w:r>
      </w:ins>
      <w:r w:rsidR="00E6703F" w:rsidRPr="007A7E91">
        <w:rPr>
          <w:sz w:val="20"/>
          <w:szCs w:val="20"/>
        </w:rPr>
        <w:t xml:space="preserve">: </w:t>
      </w:r>
      <w:r w:rsidR="00626F9C" w:rsidRPr="007A7E91">
        <w:rPr>
          <w:sz w:val="20"/>
          <w:szCs w:val="20"/>
        </w:rPr>
        <w:t xml:space="preserve">All protein-RNA pairs for </w:t>
      </w:r>
      <w:r w:rsidR="008670BF" w:rsidRPr="007A7E91">
        <w:rPr>
          <w:sz w:val="20"/>
          <w:szCs w:val="20"/>
        </w:rPr>
        <w:t xml:space="preserve">regular </w:t>
      </w:r>
      <w:r w:rsidR="00626F9C" w:rsidRPr="007A7E91">
        <w:rPr>
          <w:sz w:val="20"/>
          <w:szCs w:val="20"/>
        </w:rPr>
        <w:t>proteins.</w:t>
      </w:r>
      <w:r w:rsidR="004A7736" w:rsidRPr="007A7E91">
        <w:rPr>
          <w:sz w:val="20"/>
          <w:szCs w:val="20"/>
        </w:rPr>
        <w:t xml:space="preserve"> </w:t>
      </w:r>
      <w:del w:id="73" w:author="Gu, Chunhui" w:date="2022-11-17T10:43:00Z">
        <w:r w:rsidR="004A7736" w:rsidRPr="007A7E91" w:rsidDel="00B133D6">
          <w:rPr>
            <w:sz w:val="20"/>
            <w:szCs w:val="20"/>
          </w:rPr>
          <w:delText>Bottom right</w:delText>
        </w:r>
      </w:del>
      <w:ins w:id="74" w:author="Gu, Chunhui" w:date="2022-11-17T10:43:00Z">
        <w:r w:rsidR="00460B03">
          <w:rPr>
            <w:sz w:val="20"/>
            <w:szCs w:val="20"/>
          </w:rPr>
          <w:t>(d)</w:t>
        </w:r>
      </w:ins>
      <w:r w:rsidR="004A7736" w:rsidRPr="007A7E91">
        <w:rPr>
          <w:sz w:val="20"/>
          <w:szCs w:val="20"/>
        </w:rPr>
        <w:t xml:space="preserve">: </w:t>
      </w:r>
      <w:r w:rsidR="008B37E0" w:rsidRPr="007A7E91">
        <w:rPr>
          <w:sz w:val="20"/>
          <w:szCs w:val="20"/>
        </w:rPr>
        <w:t>All protein-RNA pairs for regular proteins</w:t>
      </w:r>
      <w:r w:rsidR="00863E9E" w:rsidRPr="007A7E91">
        <w:rPr>
          <w:sz w:val="20"/>
          <w:szCs w:val="20"/>
        </w:rPr>
        <w:t xml:space="preserve"> with TPM &gt; 0 and NSAF &gt; 0</w:t>
      </w:r>
      <w:r w:rsidR="00E93693" w:rsidRPr="007A7E91">
        <w:rPr>
          <w:sz w:val="20"/>
          <w:szCs w:val="20"/>
        </w:rPr>
        <w:t>.</w:t>
      </w:r>
    </w:p>
    <w:p w14:paraId="7D45C8B7" w14:textId="79320399" w:rsidR="00E4124C" w:rsidRDefault="00E4124C"/>
    <w:p w14:paraId="12DF368D" w14:textId="77777777" w:rsidR="00E4124C" w:rsidRDefault="00E4124C"/>
    <w:p w14:paraId="12FB2994" w14:textId="256C7869" w:rsidR="000A1030" w:rsidRDefault="000A1030"/>
    <w:p w14:paraId="4D542A63" w14:textId="30EAF46D" w:rsidR="000A1030" w:rsidRDefault="000A1030"/>
    <w:p w14:paraId="40AFD8FB" w14:textId="3523F7CA" w:rsidR="000A1030" w:rsidRDefault="000A1030"/>
    <w:p w14:paraId="3FE5DBB9" w14:textId="1ABBC8B7" w:rsidR="000A1030" w:rsidRDefault="000A1030">
      <w:pPr>
        <w:rPr>
          <w:ins w:id="75" w:author="Gu, Chunhui" w:date="2022-11-17T10:46:00Z"/>
        </w:rPr>
      </w:pPr>
    </w:p>
    <w:p w14:paraId="310FE2A2" w14:textId="497625A3" w:rsidR="00E754CE" w:rsidRDefault="00E754CE">
      <w:pPr>
        <w:rPr>
          <w:ins w:id="76" w:author="Gu, Chunhui" w:date="2022-11-17T10:46:00Z"/>
        </w:rPr>
      </w:pPr>
    </w:p>
    <w:p w14:paraId="548EAE50" w14:textId="35BDDFB7" w:rsidR="00E754CE" w:rsidRDefault="00E754CE">
      <w:pPr>
        <w:rPr>
          <w:ins w:id="77" w:author="Gu, Chunhui" w:date="2022-11-17T10:46:00Z"/>
        </w:rPr>
      </w:pPr>
    </w:p>
    <w:p w14:paraId="503C3696" w14:textId="310700CB" w:rsidR="00E754CE" w:rsidRDefault="00E754CE">
      <w:pPr>
        <w:rPr>
          <w:ins w:id="78" w:author="Gu, Chunhui" w:date="2022-11-17T10:46:00Z"/>
        </w:rPr>
      </w:pPr>
    </w:p>
    <w:p w14:paraId="74B63F97" w14:textId="6A9D588B" w:rsidR="00E754CE" w:rsidRDefault="00E754CE">
      <w:pPr>
        <w:rPr>
          <w:ins w:id="79" w:author="Gu, Chunhui" w:date="2022-11-17T10:46:00Z"/>
        </w:rPr>
      </w:pPr>
    </w:p>
    <w:p w14:paraId="315AB2C6" w14:textId="7F892D71" w:rsidR="00E754CE" w:rsidRDefault="00E754CE">
      <w:pPr>
        <w:rPr>
          <w:ins w:id="80" w:author="Gu, Chunhui" w:date="2022-11-17T10:46:00Z"/>
        </w:rPr>
      </w:pPr>
    </w:p>
    <w:p w14:paraId="4CA14E3F" w14:textId="6343AD03" w:rsidR="00E754CE" w:rsidRDefault="00E754CE">
      <w:pPr>
        <w:rPr>
          <w:ins w:id="81" w:author="Gu, Chunhui" w:date="2022-11-17T10:46:00Z"/>
        </w:rPr>
      </w:pPr>
    </w:p>
    <w:p w14:paraId="36513C09" w14:textId="5654DEB7" w:rsidR="00E754CE" w:rsidRDefault="00E754CE">
      <w:pPr>
        <w:rPr>
          <w:ins w:id="82" w:author="Gu, Chunhui" w:date="2022-11-17T10:46:00Z"/>
        </w:rPr>
      </w:pPr>
    </w:p>
    <w:p w14:paraId="10F1075F" w14:textId="09B488C7" w:rsidR="00E754CE" w:rsidRDefault="00E754CE">
      <w:pPr>
        <w:rPr>
          <w:ins w:id="83" w:author="Gu, Chunhui" w:date="2022-11-17T10:46:00Z"/>
        </w:rPr>
      </w:pPr>
    </w:p>
    <w:p w14:paraId="6DEFF5C9" w14:textId="5C20F3C3" w:rsidR="00E754CE" w:rsidRDefault="00E754CE">
      <w:pPr>
        <w:rPr>
          <w:ins w:id="84" w:author="Gu, Chunhui" w:date="2022-11-17T10:46:00Z"/>
        </w:rPr>
      </w:pPr>
    </w:p>
    <w:p w14:paraId="77346D02" w14:textId="3146D885" w:rsidR="00E754CE" w:rsidRDefault="00E754CE">
      <w:pPr>
        <w:rPr>
          <w:ins w:id="85" w:author="Gu, Chunhui" w:date="2022-11-17T10:46:00Z"/>
        </w:rPr>
      </w:pPr>
    </w:p>
    <w:p w14:paraId="05ED2449" w14:textId="7595C04F" w:rsidR="00E754CE" w:rsidRDefault="00E754CE">
      <w:pPr>
        <w:rPr>
          <w:ins w:id="86" w:author="Gu, Chunhui" w:date="2022-11-17T10:46:00Z"/>
        </w:rPr>
      </w:pPr>
    </w:p>
    <w:p w14:paraId="0CFF94F5" w14:textId="094EE6AD" w:rsidR="00E754CE" w:rsidRDefault="00E754CE">
      <w:pPr>
        <w:rPr>
          <w:ins w:id="87" w:author="Gu, Chunhui" w:date="2022-11-17T10:46:00Z"/>
        </w:rPr>
      </w:pPr>
    </w:p>
    <w:p w14:paraId="32F44002" w14:textId="31CFD689" w:rsidR="00E754CE" w:rsidRDefault="00E754CE">
      <w:pPr>
        <w:rPr>
          <w:ins w:id="88" w:author="Gu, Chunhui" w:date="2022-11-17T10:46:00Z"/>
        </w:rPr>
      </w:pPr>
    </w:p>
    <w:p w14:paraId="0D66193E" w14:textId="4674147F" w:rsidR="00E754CE" w:rsidRDefault="00E754CE">
      <w:pPr>
        <w:rPr>
          <w:ins w:id="89" w:author="Gu, Chunhui" w:date="2022-11-17T10:46:00Z"/>
        </w:rPr>
      </w:pPr>
    </w:p>
    <w:p w14:paraId="6E432393" w14:textId="20B8BDA2" w:rsidR="00E754CE" w:rsidRDefault="00E754CE">
      <w:pPr>
        <w:rPr>
          <w:ins w:id="90" w:author="Gu, Chunhui" w:date="2022-11-17T10:46:00Z"/>
        </w:rPr>
      </w:pPr>
    </w:p>
    <w:p w14:paraId="6A4FB3CF" w14:textId="3858619B" w:rsidR="00E754CE" w:rsidRDefault="00E754CE">
      <w:pPr>
        <w:rPr>
          <w:ins w:id="91" w:author="Gu, Chunhui" w:date="2022-11-17T10:46:00Z"/>
        </w:rPr>
      </w:pPr>
      <w:ins w:id="92" w:author="Gu, Chunhui" w:date="2022-11-17T10:46:00Z">
        <w:r>
          <w:t>Reference:</w:t>
        </w:r>
      </w:ins>
    </w:p>
    <w:p w14:paraId="7968AEF3" w14:textId="77777777" w:rsidR="00755E11" w:rsidRDefault="00755E11"/>
    <w:p w14:paraId="76633878" w14:textId="5D4FD0B7" w:rsidR="00187A76" w:rsidRPr="00187A76" w:rsidRDefault="008A3609" w:rsidP="00187A76">
      <w:pPr>
        <w:pStyle w:val="EndNoteBibliography"/>
        <w:ind w:left="720" w:hanging="720"/>
        <w:rPr>
          <w:noProof/>
        </w:rPr>
      </w:pPr>
      <w:r>
        <w:fldChar w:fldCharType="begin"/>
      </w:r>
      <w:r>
        <w:instrText xml:space="preserve"> ADDIN EN.REFLIST </w:instrText>
      </w:r>
      <w:r>
        <w:fldChar w:fldCharType="separate"/>
      </w:r>
      <w:r w:rsidR="00187A76" w:rsidRPr="00187A76">
        <w:rPr>
          <w:noProof/>
        </w:rPr>
        <w:t xml:space="preserve">Key statistics about stomach cacner. 2022. American Cancer Society; [accessed 2022 11/15]. </w:t>
      </w:r>
      <w:hyperlink r:id="rId11" w:anchor=":~:text=The%20American%20Cancer%20Society's%20estimates,6%2C690%20men%20and%204%2C400%20women" w:history="1">
        <w:r w:rsidR="00187A76" w:rsidRPr="00187A76">
          <w:rPr>
            <w:rStyle w:val="Hyperlink"/>
            <w:noProof/>
          </w:rPr>
          <w:t>https://www.cancer.org/cancer/stomach-cancer/about/key-statistics.html#:~:text=The%20American%20Cancer%20Society's%20estimates,6%2C690%20men%20and%204%2C400%20women</w:t>
        </w:r>
      </w:hyperlink>
      <w:r w:rsidR="00187A76" w:rsidRPr="00187A76">
        <w:rPr>
          <w:noProof/>
        </w:rPr>
        <w:t>).</w:t>
      </w:r>
    </w:p>
    <w:p w14:paraId="09E5224C" w14:textId="77777777" w:rsidR="00187A76" w:rsidRPr="00187A76" w:rsidRDefault="00187A76" w:rsidP="00187A76">
      <w:pPr>
        <w:pStyle w:val="EndNoteBibliography"/>
        <w:ind w:left="720" w:hanging="720"/>
        <w:rPr>
          <w:noProof/>
        </w:rPr>
      </w:pPr>
      <w:r w:rsidRPr="00187A76">
        <w:rPr>
          <w:noProof/>
        </w:rPr>
        <w:t>Baker MS, Ahn SB, Mohamedali A, Islam MT, Cantor D, Verhaert PD, Fanayan S, Sharma S, Nice EC, Connor M et al. 2017. Accelerating the search for the missing proteins in the human proteome. Nature Communications. 8(1):14271.</w:t>
      </w:r>
    </w:p>
    <w:p w14:paraId="5FD0F5B9" w14:textId="77777777" w:rsidR="00187A76" w:rsidRPr="00187A76" w:rsidRDefault="00187A76" w:rsidP="00187A76">
      <w:pPr>
        <w:pStyle w:val="EndNoteBibliography"/>
        <w:ind w:left="720" w:hanging="720"/>
        <w:rPr>
          <w:noProof/>
        </w:rPr>
      </w:pPr>
      <w:r w:rsidRPr="00187A76">
        <w:rPr>
          <w:noProof/>
        </w:rPr>
        <w:t>Conesa A, Madrigal P, Tarazona S, Gomez-Cabrero D, Cervera A, McPherson A, Szcześniak MW, Gaffney DJ, Elo LL, Zhang X et al. 2016. A survey of best practices for rna-seq data analysis. Genome Biology. 17(1).</w:t>
      </w:r>
    </w:p>
    <w:p w14:paraId="64C33427" w14:textId="77777777" w:rsidR="00187A76" w:rsidRPr="00187A76" w:rsidRDefault="00187A76" w:rsidP="00187A76">
      <w:pPr>
        <w:pStyle w:val="EndNoteBibliography"/>
        <w:ind w:left="720" w:hanging="720"/>
        <w:rPr>
          <w:noProof/>
        </w:rPr>
      </w:pPr>
      <w:r w:rsidRPr="00187A76">
        <w:rPr>
          <w:noProof/>
        </w:rPr>
        <w:t>Edfors F, Danielsson F, Hallström BM, Käll L, Lundberg E, Pontén F, Forsström B, Uhlén M. 2016. Gene-specific correlation of rna and protein levels in human cells and tissues. Mol Syst Biol. 12(10):883.</w:t>
      </w:r>
    </w:p>
    <w:p w14:paraId="101B1EA3" w14:textId="77777777" w:rsidR="00187A76" w:rsidRPr="00187A76" w:rsidRDefault="00187A76" w:rsidP="00187A76">
      <w:pPr>
        <w:pStyle w:val="EndNoteBibliography"/>
        <w:ind w:left="720" w:hanging="720"/>
        <w:rPr>
          <w:noProof/>
        </w:rPr>
      </w:pPr>
      <w:r w:rsidRPr="00187A76">
        <w:rPr>
          <w:noProof/>
        </w:rPr>
        <w:t>Lundgren DH, Hwang SI, Wu L, Han DK. 2010. Role of spectral counting in quantitative proteomics. Expert Rev Proteomics. 7(1):39-53.</w:t>
      </w:r>
    </w:p>
    <w:p w14:paraId="1C6FCECF" w14:textId="77777777" w:rsidR="00187A76" w:rsidRPr="00187A76" w:rsidRDefault="00187A76" w:rsidP="00187A76">
      <w:pPr>
        <w:pStyle w:val="EndNoteBibliography"/>
        <w:ind w:left="720" w:hanging="720"/>
        <w:rPr>
          <w:noProof/>
        </w:rPr>
      </w:pPr>
      <w:r w:rsidRPr="00187A76">
        <w:rPr>
          <w:noProof/>
        </w:rPr>
        <w:t>Omenn GS, Lane L, Overall CM, Corrales FJ, Schwenk JM, Paik YK, Van Eyk JE, Liu S, Pennington S, Snyder MP et al. 2019. Progress on identifying and characterizing the human proteome: 2019 metrics from the hupo human proteome project. J Proteome Res. 18(12):4098-4107.</w:t>
      </w:r>
    </w:p>
    <w:p w14:paraId="18858961" w14:textId="77777777" w:rsidR="00187A76" w:rsidRPr="00187A76" w:rsidRDefault="00187A76" w:rsidP="00187A76">
      <w:pPr>
        <w:pStyle w:val="EndNoteBibliography"/>
        <w:ind w:left="720" w:hanging="720"/>
        <w:rPr>
          <w:noProof/>
        </w:rPr>
      </w:pPr>
      <w:r w:rsidRPr="00187A76">
        <w:rPr>
          <w:noProof/>
        </w:rPr>
        <w:t>Paoletti AC, Parmely TJ, Tomomori-Sato C, Sato S, Zhu D, Conaway RC, Conaway JW, Florens L, Washburn MP. 2006. Quantitative proteomic analysis of distinct mammalian mediator complexes using normalized spectral abundance factors. Proceedings of the National Academy of Sciences. 103(50):18928-18933.</w:t>
      </w:r>
    </w:p>
    <w:p w14:paraId="7101DBA8" w14:textId="083FF423" w:rsidR="00A6356D" w:rsidRDefault="008A3609">
      <w:r>
        <w:fldChar w:fldCharType="end"/>
      </w:r>
    </w:p>
    <w:sectPr w:rsidR="00A635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rajizad,Ehsan" w:date="2022-11-16T12:42:00Z" w:initials="I">
    <w:p w14:paraId="1D122AD4" w14:textId="77777777" w:rsidR="00332B90" w:rsidRDefault="00332B90" w:rsidP="002F34D6">
      <w:r>
        <w:rPr>
          <w:rStyle w:val="CommentReference"/>
        </w:rPr>
        <w:annotationRef/>
      </w:r>
      <w:r>
        <w:rPr>
          <w:sz w:val="20"/>
          <w:szCs w:val="20"/>
        </w:rPr>
        <w:t>We are not shown any data to show the biomarker application of the missing proteins.</w:t>
      </w:r>
    </w:p>
  </w:comment>
  <w:comment w:id="4" w:author="Irajizad,Ehsan" w:date="2022-11-16T12:47:00Z" w:initials="I">
    <w:p w14:paraId="5079BD2C" w14:textId="77777777" w:rsidR="00332B90" w:rsidRDefault="00332B90" w:rsidP="00CE3CB1">
      <w:r>
        <w:rPr>
          <w:rStyle w:val="CommentReference"/>
        </w:rPr>
        <w:annotationRef/>
      </w:r>
      <w:r>
        <w:rPr>
          <w:sz w:val="20"/>
          <w:szCs w:val="20"/>
        </w:rPr>
        <w:t>Lack of reliable proteomic technique is a dangerous claim. I removed that sentence.</w:t>
      </w:r>
    </w:p>
  </w:comment>
  <w:comment w:id="14" w:author="Gu, Chunhui" w:date="2022-11-16T15:02:00Z" w:initials="CG">
    <w:p w14:paraId="3EAB1087" w14:textId="77777777" w:rsidR="006867FE" w:rsidRDefault="006867FE" w:rsidP="00496AD8">
      <w:r>
        <w:rPr>
          <w:rStyle w:val="CommentReference"/>
        </w:rPr>
        <w:annotationRef/>
      </w:r>
      <w:r>
        <w:rPr>
          <w:sz w:val="20"/>
          <w:szCs w:val="20"/>
        </w:rPr>
        <w:t>1343 is the total number of defined missing proteins in nextprot, not the number of  unique detected MPs in the 8 samples.</w:t>
      </w:r>
    </w:p>
  </w:comment>
  <w:comment w:id="17" w:author="Irajizad,Ehsan" w:date="2022-11-16T13:35:00Z" w:initials="I">
    <w:p w14:paraId="16D5F8D1" w14:textId="4405B892" w:rsidR="0041771A" w:rsidRDefault="0041771A" w:rsidP="00DB7F9D">
      <w:r>
        <w:rPr>
          <w:rStyle w:val="CommentReference"/>
        </w:rPr>
        <w:annotationRef/>
      </w:r>
      <w:r>
        <w:rPr>
          <w:sz w:val="20"/>
          <w:szCs w:val="20"/>
        </w:rPr>
        <w:t>what are the 6?</w:t>
      </w:r>
    </w:p>
  </w:comment>
  <w:comment w:id="18" w:author="Gu, Chunhui" w:date="2022-11-16T15:09:00Z" w:initials="GC">
    <w:p w14:paraId="767C1763" w14:textId="77777777" w:rsidR="00653F91" w:rsidRDefault="00653F91" w:rsidP="005D744A">
      <w:r>
        <w:rPr>
          <w:rStyle w:val="CommentReference"/>
        </w:rPr>
        <w:annotationRef/>
      </w:r>
      <w:r>
        <w:rPr>
          <w:sz w:val="20"/>
          <w:szCs w:val="20"/>
        </w:rPr>
        <w:t>In table1, sample 1 and sample 7 has much less number of detected MPs, as well as regular proteins. When I checking whether there are some MPs are detected in all samples. I can only find some proteins are detected in the 6 samples but not in those two low-depth samples.</w:t>
      </w:r>
    </w:p>
  </w:comment>
  <w:comment w:id="20" w:author="Irajizad,Ehsan" w:date="2022-11-16T13:35:00Z" w:initials="I">
    <w:p w14:paraId="02F60C61" w14:textId="13AE106D" w:rsidR="0041771A" w:rsidRDefault="0041771A" w:rsidP="002F15BE">
      <w:r>
        <w:rPr>
          <w:rStyle w:val="CommentReference"/>
        </w:rPr>
        <w:annotationRef/>
      </w:r>
      <w:r>
        <w:rPr>
          <w:sz w:val="20"/>
          <w:szCs w:val="20"/>
        </w:rPr>
        <w:t>what samples? and how did you define the outliers?</w:t>
      </w:r>
    </w:p>
    <w:p w14:paraId="34459412" w14:textId="77777777" w:rsidR="0041771A" w:rsidRDefault="0041771A" w:rsidP="002F15BE"/>
  </w:comment>
  <w:comment w:id="21" w:author="Gu, Chunhui" w:date="2022-11-16T15:38:00Z" w:initials="GC">
    <w:p w14:paraId="627E3D6A" w14:textId="77777777" w:rsidR="0071532A" w:rsidRDefault="0071532A" w:rsidP="007D00DC">
      <w:r>
        <w:rPr>
          <w:rStyle w:val="CommentReference"/>
        </w:rPr>
        <w:annotationRef/>
      </w:r>
      <w:r>
        <w:rPr>
          <w:sz w:val="20"/>
          <w:szCs w:val="20"/>
        </w:rPr>
        <w:t>Add additional sentence to explain what samples and why they are considered as potential outliers.</w:t>
      </w:r>
    </w:p>
    <w:p w14:paraId="2006E9D8" w14:textId="77777777" w:rsidR="0071532A" w:rsidRDefault="0071532A" w:rsidP="007D00DC"/>
    <w:p w14:paraId="0662765B" w14:textId="77777777" w:rsidR="0071532A" w:rsidRDefault="0071532A" w:rsidP="007D00DC">
      <w:r>
        <w:rPr>
          <w:sz w:val="20"/>
          <w:szCs w:val="20"/>
        </w:rPr>
        <w:t>In those two samples, there are much few proteins detected than other samples. They are not crucial for the association analysis between RNA and protein. But they impact how we find a subset of MPs that are considered as ubiquitously-expressed. And also it make the support rate for protein nicer.</w:t>
      </w:r>
    </w:p>
  </w:comment>
  <w:comment w:id="31" w:author="Irajizad,Ehsan" w:date="2022-11-16T13:35:00Z" w:initials="I">
    <w:p w14:paraId="29E9C209" w14:textId="45792631" w:rsidR="0041771A" w:rsidRDefault="0041771A" w:rsidP="003A7A5D">
      <w:r>
        <w:rPr>
          <w:rStyle w:val="CommentReference"/>
        </w:rPr>
        <w:annotationRef/>
      </w:r>
      <w:r>
        <w:rPr>
          <w:sz w:val="20"/>
          <w:szCs w:val="20"/>
        </w:rPr>
        <w:t>Hard to understand the claim</w:t>
      </w:r>
    </w:p>
  </w:comment>
  <w:comment w:id="32" w:author="Gu, Chunhui" w:date="2022-11-16T15:55:00Z" w:initials="GC">
    <w:p w14:paraId="440D85D9" w14:textId="77777777" w:rsidR="0091562B" w:rsidRDefault="0091562B" w:rsidP="00217C6B">
      <w:r>
        <w:rPr>
          <w:rStyle w:val="CommentReference"/>
        </w:rPr>
        <w:annotationRef/>
      </w:r>
      <w:r>
        <w:rPr>
          <w:sz w:val="20"/>
          <w:szCs w:val="20"/>
        </w:rPr>
        <w:t>I have rephrased this sentence. Please check whether it makes sense to you now.</w:t>
      </w:r>
    </w:p>
  </w:comment>
  <w:comment w:id="33" w:author="Irajizad,Ehsan" w:date="2022-11-16T13:36:00Z" w:initials="I">
    <w:p w14:paraId="5F1A9BA5" w14:textId="0C1C4BDA" w:rsidR="0041771A" w:rsidRDefault="0041771A" w:rsidP="00B671C8">
      <w:r>
        <w:rPr>
          <w:rStyle w:val="CommentReference"/>
        </w:rPr>
        <w:annotationRef/>
      </w:r>
      <w:r>
        <w:rPr>
          <w:sz w:val="20"/>
          <w:szCs w:val="20"/>
        </w:rPr>
        <w:t>What do you mean? R value is higher in regular (non-missing) proteins</w:t>
      </w:r>
    </w:p>
  </w:comment>
  <w:comment w:id="34" w:author="Gu, Chunhui" w:date="2022-11-16T15:45:00Z" w:initials="GC">
    <w:p w14:paraId="351EF4BB" w14:textId="77777777" w:rsidR="0091562B" w:rsidRDefault="0091562B" w:rsidP="006A645A">
      <w:r>
        <w:rPr>
          <w:rStyle w:val="CommentReference"/>
        </w:rPr>
        <w:annotationRef/>
      </w:r>
      <w:r>
        <w:rPr>
          <w:sz w:val="20"/>
          <w:szCs w:val="20"/>
        </w:rPr>
        <w:t>Yes. The new result after only using PE2-4 as missing protein (total 1343 MPs). The correlation for regular proteins is higher than MPs.</w:t>
      </w:r>
    </w:p>
  </w:comment>
  <w:comment w:id="35" w:author="Irajizad,Ehsan" w:date="2022-11-16T13:37:00Z" w:initials="I">
    <w:p w14:paraId="47DBD319" w14:textId="08093D96" w:rsidR="0041771A" w:rsidRDefault="0041771A" w:rsidP="006F26F9">
      <w:r>
        <w:rPr>
          <w:rStyle w:val="CommentReference"/>
        </w:rPr>
        <w:annotationRef/>
      </w:r>
      <w:r>
        <w:rPr>
          <w:sz w:val="20"/>
          <w:szCs w:val="20"/>
        </w:rPr>
        <w:t>Why did you focus on this gene? what is unique about this gene?</w:t>
      </w:r>
    </w:p>
  </w:comment>
  <w:comment w:id="36" w:author="Gu, Chunhui" w:date="2022-11-16T15:53:00Z" w:initials="GC">
    <w:p w14:paraId="1E23BF71" w14:textId="77777777" w:rsidR="0091562B" w:rsidRDefault="0091562B" w:rsidP="009B1EB5">
      <w:r>
        <w:rPr>
          <w:rStyle w:val="CommentReference"/>
        </w:rPr>
        <w:annotationRef/>
      </w:r>
      <w:r>
        <w:rPr>
          <w:sz w:val="20"/>
          <w:szCs w:val="20"/>
        </w:rPr>
        <w:t>This gene is ubiquitously-expressed in all six non-outlier samples (with enough sequencing depth). And has evidence from RNA for all 6 samples. This is the only gene meet those conditions. They are some other genes that is also interesting but they expressed is not stable (undetected in some sample).</w:t>
      </w:r>
    </w:p>
    <w:p w14:paraId="5C741902" w14:textId="77777777" w:rsidR="0091562B" w:rsidRDefault="0091562B" w:rsidP="009B1EB5"/>
    <w:p w14:paraId="6CF03C16" w14:textId="77777777" w:rsidR="0091562B" w:rsidRDefault="0091562B" w:rsidP="009B1EB5">
      <w:r>
        <w:rPr>
          <w:sz w:val="20"/>
          <w:szCs w:val="20"/>
        </w:rPr>
        <w:t>Besides, this gene is also cancer-related for lymphoma cancer. Some other MPs genes that is relatively stable are general biology functional.</w:t>
      </w:r>
    </w:p>
    <w:p w14:paraId="573E1A71" w14:textId="77777777" w:rsidR="0091562B" w:rsidRDefault="0091562B" w:rsidP="009B1EB5"/>
    <w:p w14:paraId="069935CF" w14:textId="77777777" w:rsidR="0091562B" w:rsidRDefault="0091562B" w:rsidP="009B1EB5">
      <w:r>
        <w:rPr>
          <w:sz w:val="20"/>
          <w:szCs w:val="20"/>
        </w:rPr>
        <w:t xml:space="preserve">I thought it will be good point to provide evidence to support it proteins as regular protein for extra contributing in MPs study.  </w:t>
      </w:r>
    </w:p>
  </w:comment>
  <w:comment w:id="41" w:author="Irajizad,Ehsan" w:date="2022-11-16T13:37:00Z" w:initials="I">
    <w:p w14:paraId="4DE8BFBC" w14:textId="2103BEB9" w:rsidR="0041771A" w:rsidRDefault="0041771A" w:rsidP="00F53F01">
      <w:r>
        <w:rPr>
          <w:rStyle w:val="CommentReference"/>
        </w:rPr>
        <w:annotationRef/>
      </w:r>
      <w:r>
        <w:rPr>
          <w:sz w:val="20"/>
          <w:szCs w:val="20"/>
        </w:rPr>
        <w:t>How about the pathways?</w:t>
      </w:r>
    </w:p>
  </w:comment>
  <w:comment w:id="42" w:author="Gu, Chunhui" w:date="2022-11-16T15:47:00Z" w:initials="GC">
    <w:p w14:paraId="163E66D2" w14:textId="77777777" w:rsidR="0091562B" w:rsidRDefault="0091562B" w:rsidP="00827140">
      <w:r>
        <w:rPr>
          <w:rStyle w:val="CommentReference"/>
        </w:rPr>
        <w:annotationRef/>
      </w:r>
      <w:r>
        <w:rPr>
          <w:sz w:val="20"/>
          <w:szCs w:val="20"/>
        </w:rPr>
        <w:t>I haven’t done the pathway yet. Do mean to use pathway instead of detailed proteins to show those MPs are cancer-related?</w:t>
      </w:r>
    </w:p>
  </w:comment>
  <w:comment w:id="48" w:author="Irajizad,Ehsan" w:date="2022-11-16T13:42:00Z" w:initials="I">
    <w:p w14:paraId="2EDC820A" w14:textId="58AF4454" w:rsidR="00C64C4A" w:rsidRDefault="00C64C4A" w:rsidP="00183F3A">
      <w:r>
        <w:rPr>
          <w:rStyle w:val="CommentReference"/>
        </w:rPr>
        <w:annotationRef/>
      </w:r>
      <w:r>
        <w:rPr>
          <w:sz w:val="20"/>
          <w:szCs w:val="20"/>
        </w:rPr>
        <w:t>again, why are you focusing only on one protein?</w:t>
      </w:r>
    </w:p>
  </w:comment>
  <w:comment w:id="49" w:author="Gu, Chunhui" w:date="2022-11-16T15:20:00Z" w:initials="GC">
    <w:p w14:paraId="7F32AA28" w14:textId="77777777" w:rsidR="00701B2E" w:rsidRDefault="00701B2E" w:rsidP="00CF41A8">
      <w:r>
        <w:rPr>
          <w:rStyle w:val="CommentReference"/>
        </w:rPr>
        <w:annotationRef/>
      </w:r>
      <w:r>
        <w:rPr>
          <w:sz w:val="20"/>
          <w:szCs w:val="20"/>
        </w:rPr>
        <w:t>I thought we are focusing on the gastric cancer for this abstract. So, I try to add some additional result for just gastric cancer.</w:t>
      </w:r>
    </w:p>
    <w:p w14:paraId="55B6CFB8" w14:textId="77777777" w:rsidR="00701B2E" w:rsidRDefault="00701B2E" w:rsidP="00CF41A8"/>
    <w:p w14:paraId="614BA42D" w14:textId="77777777" w:rsidR="00701B2E" w:rsidRDefault="00701B2E" w:rsidP="00CF41A8">
      <w:r>
        <w:rPr>
          <w:sz w:val="20"/>
          <w:szCs w:val="20"/>
        </w:rPr>
        <w:t>And also, from the one possible reason why MPs is missing is because MPs are tissues/cell/disease specific. So, I hope this one protein with strong evidence can support it as a regular proteins.</w:t>
      </w:r>
    </w:p>
    <w:p w14:paraId="2DE6467D" w14:textId="77777777" w:rsidR="00701B2E" w:rsidRDefault="00701B2E" w:rsidP="00CF41A8"/>
    <w:p w14:paraId="762AF1B7" w14:textId="77777777" w:rsidR="00701B2E" w:rsidRDefault="00701B2E" w:rsidP="00CF41A8">
      <w:r>
        <w:rPr>
          <w:sz w:val="20"/>
          <w:szCs w:val="20"/>
        </w:rPr>
        <w:t>And again, I thought include a specific protein instead just numbers of MPs could be more interesting for biologists and clinicians.</w:t>
      </w:r>
    </w:p>
    <w:p w14:paraId="6887DE2F" w14:textId="77777777" w:rsidR="00701B2E" w:rsidRDefault="00701B2E" w:rsidP="00CF41A8"/>
    <w:p w14:paraId="7190D9C1" w14:textId="77777777" w:rsidR="00701B2E" w:rsidRDefault="00701B2E" w:rsidP="00CF41A8">
      <w:r>
        <w:rPr>
          <w:sz w:val="20"/>
          <w:szCs w:val="20"/>
        </w:rPr>
        <w:t>I can delete this part if you still think it is unnecessary.</w:t>
      </w:r>
    </w:p>
  </w:comment>
  <w:comment w:id="51" w:author="Irajizad,Ehsan" w:date="2022-11-16T13:43:00Z" w:initials="I">
    <w:p w14:paraId="06ADC7DC" w14:textId="698CFC67" w:rsidR="009C3C64" w:rsidRDefault="009C3C64" w:rsidP="00645046">
      <w:r>
        <w:rPr>
          <w:rStyle w:val="CommentReference"/>
        </w:rPr>
        <w:annotationRef/>
      </w:r>
      <w:r>
        <w:rPr>
          <w:sz w:val="20"/>
          <w:szCs w:val="20"/>
        </w:rPr>
        <w:t>here, you should mention that the high association between RNA and proteins can validate our proteomic findings. Also, you should explain why we could detect it? like is it because of ionization techniques we are using?</w:t>
      </w:r>
    </w:p>
  </w:comment>
  <w:comment w:id="52" w:author="Gu, Chunhui" w:date="2022-11-16T17:28:00Z" w:initials="GC">
    <w:p w14:paraId="2D860FF9" w14:textId="77777777" w:rsidR="00377A30" w:rsidRDefault="00377A30" w:rsidP="001A123B">
      <w:r>
        <w:rPr>
          <w:rStyle w:val="CommentReference"/>
        </w:rPr>
        <w:annotationRef/>
      </w:r>
      <w:r>
        <w:rPr>
          <w:sz w:val="20"/>
          <w:szCs w:val="20"/>
        </w:rPr>
        <w:t>I have rephrased the sentence to emphasize the association between RNA and proteomics data for all MPs not just a single MP gene.</w:t>
      </w:r>
    </w:p>
    <w:p w14:paraId="0B1F80D4" w14:textId="77777777" w:rsidR="00377A30" w:rsidRDefault="00377A30" w:rsidP="001A123B"/>
    <w:p w14:paraId="2A6A031A" w14:textId="77777777" w:rsidR="00377A30" w:rsidRDefault="00377A30" w:rsidP="001A123B">
      <w:r>
        <w:rPr>
          <w:sz w:val="20"/>
          <w:szCs w:val="20"/>
        </w:rPr>
        <w:t xml:space="preserve">I have try to to explain why we can detect from the angle of MPs are tissue/disease specific and we can detect the some unique MP for the gastric cancer. But I am not sure how ionization technique works for this part, maybe someone else generate the   MS experiments could talk more about our lab technique advantages? </w:t>
      </w:r>
    </w:p>
  </w:comment>
  <w:comment w:id="64" w:author="Irajizad,Ehsan" w:date="2022-11-16T13:33:00Z" w:initials="I">
    <w:p w14:paraId="44C9EDDD" w14:textId="0FF6FB19" w:rsidR="0041771A" w:rsidRDefault="0041771A" w:rsidP="00D713CB">
      <w:r>
        <w:rPr>
          <w:rStyle w:val="CommentReference"/>
        </w:rPr>
        <w:annotationRef/>
      </w:r>
      <w:r>
        <w:rPr>
          <w:sz w:val="20"/>
          <w:szCs w:val="20"/>
        </w:rPr>
        <w:t>change the IPAS (eg IP0999) to Sample ID (eg Sample 1). No one knows the meaning of IP…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122AD4" w15:done="1"/>
  <w15:commentEx w15:paraId="5079BD2C" w15:done="1"/>
  <w15:commentEx w15:paraId="3EAB1087" w15:done="0"/>
  <w15:commentEx w15:paraId="16D5F8D1" w15:done="0"/>
  <w15:commentEx w15:paraId="767C1763" w15:paraIdParent="16D5F8D1" w15:done="0"/>
  <w15:commentEx w15:paraId="34459412" w15:done="0"/>
  <w15:commentEx w15:paraId="0662765B" w15:paraIdParent="34459412" w15:done="0"/>
  <w15:commentEx w15:paraId="29E9C209" w15:done="0"/>
  <w15:commentEx w15:paraId="440D85D9" w15:paraIdParent="29E9C209" w15:done="0"/>
  <w15:commentEx w15:paraId="5F1A9BA5" w15:done="0"/>
  <w15:commentEx w15:paraId="351EF4BB" w15:paraIdParent="5F1A9BA5" w15:done="0"/>
  <w15:commentEx w15:paraId="47DBD319" w15:done="0"/>
  <w15:commentEx w15:paraId="069935CF" w15:paraIdParent="47DBD319" w15:done="0"/>
  <w15:commentEx w15:paraId="4DE8BFBC" w15:done="0"/>
  <w15:commentEx w15:paraId="163E66D2" w15:paraIdParent="4DE8BFBC" w15:done="0"/>
  <w15:commentEx w15:paraId="2EDC820A" w15:done="0"/>
  <w15:commentEx w15:paraId="7190D9C1" w15:paraIdParent="2EDC820A" w15:done="0"/>
  <w15:commentEx w15:paraId="06ADC7DC" w15:done="0"/>
  <w15:commentEx w15:paraId="2A6A031A" w15:paraIdParent="06ADC7DC" w15:done="0"/>
  <w15:commentEx w15:paraId="44C9ED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F5946" w16cex:dateUtc="2022-11-16T18:42:00Z"/>
  <w16cex:commentExtensible w16cex:durableId="271F5A44" w16cex:dateUtc="2022-11-16T18:47:00Z"/>
  <w16cex:commentExtensible w16cex:durableId="271F79FF" w16cex:dateUtc="2022-11-16T21:02:00Z"/>
  <w16cex:commentExtensible w16cex:durableId="271F6585" w16cex:dateUtc="2022-11-16T19:35:00Z"/>
  <w16cex:commentExtensible w16cex:durableId="271F7BBE" w16cex:dateUtc="2022-11-16T21:09:00Z"/>
  <w16cex:commentExtensible w16cex:durableId="271F659F" w16cex:dateUtc="2022-11-16T19:35:00Z"/>
  <w16cex:commentExtensible w16cex:durableId="271F827F" w16cex:dateUtc="2022-11-16T21:38:00Z"/>
  <w16cex:commentExtensible w16cex:durableId="271F65BD" w16cex:dateUtc="2022-11-16T19:35:00Z"/>
  <w16cex:commentExtensible w16cex:durableId="271F8676" w16cex:dateUtc="2022-11-16T21:55:00Z"/>
  <w16cex:commentExtensible w16cex:durableId="271F65F8" w16cex:dateUtc="2022-11-16T19:36:00Z"/>
  <w16cex:commentExtensible w16cex:durableId="271F8407" w16cex:dateUtc="2022-11-16T21:45:00Z"/>
  <w16cex:commentExtensible w16cex:durableId="271F6616" w16cex:dateUtc="2022-11-16T19:37:00Z"/>
  <w16cex:commentExtensible w16cex:durableId="271F8607" w16cex:dateUtc="2022-11-16T21:53:00Z"/>
  <w16cex:commentExtensible w16cex:durableId="271F6623" w16cex:dateUtc="2022-11-16T19:37:00Z"/>
  <w16cex:commentExtensible w16cex:durableId="271F847B" w16cex:dateUtc="2022-11-16T21:47:00Z"/>
  <w16cex:commentExtensible w16cex:durableId="271F6735" w16cex:dateUtc="2022-11-16T19:42:00Z"/>
  <w16cex:commentExtensible w16cex:durableId="271F7E2B" w16cex:dateUtc="2022-11-16T21:20:00Z"/>
  <w16cex:commentExtensible w16cex:durableId="271F6793" w16cex:dateUtc="2022-11-16T19:43:00Z"/>
  <w16cex:commentExtensible w16cex:durableId="271F9C5B" w16cex:dateUtc="2022-11-16T23:28:00Z"/>
  <w16cex:commentExtensible w16cex:durableId="271F6524" w16cex:dateUtc="2022-11-16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122AD4" w16cid:durableId="271F5946"/>
  <w16cid:commentId w16cid:paraId="5079BD2C" w16cid:durableId="271F5A44"/>
  <w16cid:commentId w16cid:paraId="3EAB1087" w16cid:durableId="271F79FF"/>
  <w16cid:commentId w16cid:paraId="16D5F8D1" w16cid:durableId="271F6585"/>
  <w16cid:commentId w16cid:paraId="767C1763" w16cid:durableId="271F7BBE"/>
  <w16cid:commentId w16cid:paraId="34459412" w16cid:durableId="271F659F"/>
  <w16cid:commentId w16cid:paraId="0662765B" w16cid:durableId="271F827F"/>
  <w16cid:commentId w16cid:paraId="29E9C209" w16cid:durableId="271F65BD"/>
  <w16cid:commentId w16cid:paraId="440D85D9" w16cid:durableId="271F8676"/>
  <w16cid:commentId w16cid:paraId="5F1A9BA5" w16cid:durableId="271F65F8"/>
  <w16cid:commentId w16cid:paraId="351EF4BB" w16cid:durableId="271F8407"/>
  <w16cid:commentId w16cid:paraId="47DBD319" w16cid:durableId="271F6616"/>
  <w16cid:commentId w16cid:paraId="069935CF" w16cid:durableId="271F8607"/>
  <w16cid:commentId w16cid:paraId="4DE8BFBC" w16cid:durableId="271F6623"/>
  <w16cid:commentId w16cid:paraId="163E66D2" w16cid:durableId="271F847B"/>
  <w16cid:commentId w16cid:paraId="2EDC820A" w16cid:durableId="271F6735"/>
  <w16cid:commentId w16cid:paraId="7190D9C1" w16cid:durableId="271F7E2B"/>
  <w16cid:commentId w16cid:paraId="06ADC7DC" w16cid:durableId="271F6793"/>
  <w16cid:commentId w16cid:paraId="2A6A031A" w16cid:durableId="271F9C5B"/>
  <w16cid:commentId w16cid:paraId="44C9EDDD" w16cid:durableId="271F652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646975"/>
    <w:multiLevelType w:val="hybridMultilevel"/>
    <w:tmpl w:val="030C5028"/>
    <w:lvl w:ilvl="0" w:tplc="5184BA6A">
      <w:start w:val="1"/>
      <w:numFmt w:val="bullet"/>
      <w:lvlText w:val=""/>
      <w:lvlJc w:val="left"/>
      <w:pPr>
        <w:ind w:left="720" w:hanging="360"/>
      </w:pPr>
      <w:rPr>
        <w:rFonts w:ascii="Symbol" w:eastAsiaTheme="minorEastAsia" w:hAnsi="Symbol" w:cstheme="minorBidi" w:hint="default"/>
        <w:b/>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4565E3"/>
    <w:multiLevelType w:val="hybridMultilevel"/>
    <w:tmpl w:val="736C69B0"/>
    <w:lvl w:ilvl="0" w:tplc="4C049D2E">
      <w:start w:val="1"/>
      <w:numFmt w:val="bullet"/>
      <w:lvlText w:val=""/>
      <w:lvlJc w:val="left"/>
      <w:pPr>
        <w:ind w:left="720" w:hanging="360"/>
      </w:pPr>
      <w:rPr>
        <w:rFonts w:ascii="Symbol" w:eastAsiaTheme="minorEastAsia" w:hAnsi="Symbol" w:cstheme="minorBidi"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6824088">
    <w:abstractNumId w:val="1"/>
  </w:num>
  <w:num w:numId="2" w16cid:durableId="139350189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ajizad,Ehsan">
    <w15:presenceInfo w15:providerId="AD" w15:userId="S::eirajizad@mdanderson.org::20bb0434-6f58-4be5-a5f4-b7633e1c8f2c"/>
  </w15:person>
  <w15:person w15:author="Gu, Chunhui">
    <w15:presenceInfo w15:providerId="AD" w15:userId="S::cgu74@gatech.edu::bca9d1dc-282f-4e83-94ca-0524a3c4d4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9"/>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SE Style Manual 8th Edition N-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0xazew0qp2esdewpdxpztaasdtvtvds0sw2&quot;&gt;My EndNote Library&lt;record-ids&gt;&lt;item&gt;1336&lt;/item&gt;&lt;item&gt;1351&lt;/item&gt;&lt;item&gt;1352&lt;/item&gt;&lt;item&gt;1353&lt;/item&gt;&lt;item&gt;1354&lt;/item&gt;&lt;item&gt;1355&lt;/item&gt;&lt;item&gt;1356&lt;/item&gt;&lt;/record-ids&gt;&lt;/item&gt;&lt;/Libraries&gt;"/>
  </w:docVars>
  <w:rsids>
    <w:rsidRoot w:val="008A3609"/>
    <w:rsid w:val="00000F7B"/>
    <w:rsid w:val="000031B3"/>
    <w:rsid w:val="00013F21"/>
    <w:rsid w:val="00015070"/>
    <w:rsid w:val="00016386"/>
    <w:rsid w:val="0002036E"/>
    <w:rsid w:val="00030852"/>
    <w:rsid w:val="000317E1"/>
    <w:rsid w:val="00034121"/>
    <w:rsid w:val="00034390"/>
    <w:rsid w:val="00042FB8"/>
    <w:rsid w:val="00044976"/>
    <w:rsid w:val="00050EF5"/>
    <w:rsid w:val="000519B3"/>
    <w:rsid w:val="00070395"/>
    <w:rsid w:val="000729EB"/>
    <w:rsid w:val="000764D3"/>
    <w:rsid w:val="000778C5"/>
    <w:rsid w:val="000850C1"/>
    <w:rsid w:val="00094ABD"/>
    <w:rsid w:val="0009623B"/>
    <w:rsid w:val="00097522"/>
    <w:rsid w:val="000A09EB"/>
    <w:rsid w:val="000A1030"/>
    <w:rsid w:val="000A1499"/>
    <w:rsid w:val="000A635D"/>
    <w:rsid w:val="000B44E7"/>
    <w:rsid w:val="000B690E"/>
    <w:rsid w:val="000C1070"/>
    <w:rsid w:val="000D4358"/>
    <w:rsid w:val="000E2C74"/>
    <w:rsid w:val="000F47AD"/>
    <w:rsid w:val="00113079"/>
    <w:rsid w:val="001136E5"/>
    <w:rsid w:val="001276CD"/>
    <w:rsid w:val="00130593"/>
    <w:rsid w:val="00151BAB"/>
    <w:rsid w:val="001533DC"/>
    <w:rsid w:val="001601C0"/>
    <w:rsid w:val="001609D0"/>
    <w:rsid w:val="00164AE5"/>
    <w:rsid w:val="00166A8D"/>
    <w:rsid w:val="00167ACE"/>
    <w:rsid w:val="00173336"/>
    <w:rsid w:val="00176B43"/>
    <w:rsid w:val="00180C1C"/>
    <w:rsid w:val="00183780"/>
    <w:rsid w:val="00184830"/>
    <w:rsid w:val="00187A76"/>
    <w:rsid w:val="001A2959"/>
    <w:rsid w:val="001B145D"/>
    <w:rsid w:val="001B2264"/>
    <w:rsid w:val="001B3446"/>
    <w:rsid w:val="001B4FB0"/>
    <w:rsid w:val="001B7939"/>
    <w:rsid w:val="001C11DE"/>
    <w:rsid w:val="001D6B25"/>
    <w:rsid w:val="001E4879"/>
    <w:rsid w:val="001E67B6"/>
    <w:rsid w:val="002005B0"/>
    <w:rsid w:val="00200C48"/>
    <w:rsid w:val="002039A6"/>
    <w:rsid w:val="00203A2E"/>
    <w:rsid w:val="00203BE7"/>
    <w:rsid w:val="0020634C"/>
    <w:rsid w:val="00206F29"/>
    <w:rsid w:val="00215762"/>
    <w:rsid w:val="00216DE4"/>
    <w:rsid w:val="002230AE"/>
    <w:rsid w:val="00225DB5"/>
    <w:rsid w:val="002266E0"/>
    <w:rsid w:val="0022705C"/>
    <w:rsid w:val="00232647"/>
    <w:rsid w:val="002328C1"/>
    <w:rsid w:val="0023320D"/>
    <w:rsid w:val="00237215"/>
    <w:rsid w:val="00241603"/>
    <w:rsid w:val="002445F8"/>
    <w:rsid w:val="002476AC"/>
    <w:rsid w:val="00253F68"/>
    <w:rsid w:val="00254B0E"/>
    <w:rsid w:val="002563BF"/>
    <w:rsid w:val="00257A8A"/>
    <w:rsid w:val="00263D33"/>
    <w:rsid w:val="00272A8D"/>
    <w:rsid w:val="00274E3D"/>
    <w:rsid w:val="002807BC"/>
    <w:rsid w:val="00282467"/>
    <w:rsid w:val="00282EC4"/>
    <w:rsid w:val="00285454"/>
    <w:rsid w:val="00286387"/>
    <w:rsid w:val="00293085"/>
    <w:rsid w:val="0029399D"/>
    <w:rsid w:val="002950A0"/>
    <w:rsid w:val="002A10D9"/>
    <w:rsid w:val="002A31D5"/>
    <w:rsid w:val="002A3D54"/>
    <w:rsid w:val="002A508A"/>
    <w:rsid w:val="002B2BBD"/>
    <w:rsid w:val="002C4865"/>
    <w:rsid w:val="002D118A"/>
    <w:rsid w:val="002D2474"/>
    <w:rsid w:val="002D3923"/>
    <w:rsid w:val="002D504B"/>
    <w:rsid w:val="002D79BE"/>
    <w:rsid w:val="002E628E"/>
    <w:rsid w:val="002F1714"/>
    <w:rsid w:val="002F7408"/>
    <w:rsid w:val="00302AE6"/>
    <w:rsid w:val="003061D8"/>
    <w:rsid w:val="00313E10"/>
    <w:rsid w:val="00320E9A"/>
    <w:rsid w:val="00321E59"/>
    <w:rsid w:val="00325566"/>
    <w:rsid w:val="0032641A"/>
    <w:rsid w:val="00326B49"/>
    <w:rsid w:val="00332B90"/>
    <w:rsid w:val="0033328D"/>
    <w:rsid w:val="00334E65"/>
    <w:rsid w:val="0033757A"/>
    <w:rsid w:val="0034232C"/>
    <w:rsid w:val="00342A12"/>
    <w:rsid w:val="0034316A"/>
    <w:rsid w:val="00344B5D"/>
    <w:rsid w:val="00344D56"/>
    <w:rsid w:val="0035484F"/>
    <w:rsid w:val="0036139F"/>
    <w:rsid w:val="00364278"/>
    <w:rsid w:val="00377A30"/>
    <w:rsid w:val="00380A96"/>
    <w:rsid w:val="00382137"/>
    <w:rsid w:val="00386D31"/>
    <w:rsid w:val="00390E3A"/>
    <w:rsid w:val="00391DA7"/>
    <w:rsid w:val="00394E52"/>
    <w:rsid w:val="00396237"/>
    <w:rsid w:val="00397C41"/>
    <w:rsid w:val="003A532C"/>
    <w:rsid w:val="003A5FF7"/>
    <w:rsid w:val="003B5A0F"/>
    <w:rsid w:val="003B6B70"/>
    <w:rsid w:val="003B78CD"/>
    <w:rsid w:val="003C0206"/>
    <w:rsid w:val="003C31EE"/>
    <w:rsid w:val="003C3D82"/>
    <w:rsid w:val="003D4A0F"/>
    <w:rsid w:val="003D533F"/>
    <w:rsid w:val="003E0DCB"/>
    <w:rsid w:val="003E5C15"/>
    <w:rsid w:val="003E672D"/>
    <w:rsid w:val="003E675D"/>
    <w:rsid w:val="003F0339"/>
    <w:rsid w:val="003F141F"/>
    <w:rsid w:val="0040257F"/>
    <w:rsid w:val="00406CAC"/>
    <w:rsid w:val="00410A9E"/>
    <w:rsid w:val="0041771A"/>
    <w:rsid w:val="0042033D"/>
    <w:rsid w:val="004309CD"/>
    <w:rsid w:val="004311A6"/>
    <w:rsid w:val="004320BE"/>
    <w:rsid w:val="004325CB"/>
    <w:rsid w:val="004339AE"/>
    <w:rsid w:val="00442863"/>
    <w:rsid w:val="00460B03"/>
    <w:rsid w:val="00467363"/>
    <w:rsid w:val="00467FB1"/>
    <w:rsid w:val="0047728F"/>
    <w:rsid w:val="00477E28"/>
    <w:rsid w:val="00485268"/>
    <w:rsid w:val="00490398"/>
    <w:rsid w:val="00490E31"/>
    <w:rsid w:val="00494C80"/>
    <w:rsid w:val="004A313E"/>
    <w:rsid w:val="004A51A1"/>
    <w:rsid w:val="004A7736"/>
    <w:rsid w:val="004B2671"/>
    <w:rsid w:val="004B4E1B"/>
    <w:rsid w:val="004C43C5"/>
    <w:rsid w:val="004C5D6C"/>
    <w:rsid w:val="004D0A17"/>
    <w:rsid w:val="004D235A"/>
    <w:rsid w:val="004D2F19"/>
    <w:rsid w:val="004E4D0F"/>
    <w:rsid w:val="004E4F2A"/>
    <w:rsid w:val="0050453C"/>
    <w:rsid w:val="005077C3"/>
    <w:rsid w:val="005118CE"/>
    <w:rsid w:val="00512E24"/>
    <w:rsid w:val="00517761"/>
    <w:rsid w:val="005211D6"/>
    <w:rsid w:val="00524017"/>
    <w:rsid w:val="00526BE4"/>
    <w:rsid w:val="005305AD"/>
    <w:rsid w:val="00535A32"/>
    <w:rsid w:val="005415F2"/>
    <w:rsid w:val="0055573E"/>
    <w:rsid w:val="00561906"/>
    <w:rsid w:val="00571D0D"/>
    <w:rsid w:val="005836E9"/>
    <w:rsid w:val="00590B5F"/>
    <w:rsid w:val="005950A8"/>
    <w:rsid w:val="00597308"/>
    <w:rsid w:val="005A1AAC"/>
    <w:rsid w:val="005A50EB"/>
    <w:rsid w:val="005A64AC"/>
    <w:rsid w:val="005B462B"/>
    <w:rsid w:val="005B6642"/>
    <w:rsid w:val="005B7B3C"/>
    <w:rsid w:val="005C23CE"/>
    <w:rsid w:val="005C5BD6"/>
    <w:rsid w:val="005D107B"/>
    <w:rsid w:val="005D2CB0"/>
    <w:rsid w:val="005D5164"/>
    <w:rsid w:val="005D5D4E"/>
    <w:rsid w:val="005E1180"/>
    <w:rsid w:val="005E2887"/>
    <w:rsid w:val="005E2E7F"/>
    <w:rsid w:val="005E3D85"/>
    <w:rsid w:val="005E602B"/>
    <w:rsid w:val="005F4DC5"/>
    <w:rsid w:val="005F745B"/>
    <w:rsid w:val="005F7E13"/>
    <w:rsid w:val="00600925"/>
    <w:rsid w:val="00606987"/>
    <w:rsid w:val="00614A0F"/>
    <w:rsid w:val="00614AE4"/>
    <w:rsid w:val="00616667"/>
    <w:rsid w:val="00620C5C"/>
    <w:rsid w:val="00623B4B"/>
    <w:rsid w:val="006248F5"/>
    <w:rsid w:val="00626F9C"/>
    <w:rsid w:val="00627627"/>
    <w:rsid w:val="006315EA"/>
    <w:rsid w:val="00633FDC"/>
    <w:rsid w:val="00643EA3"/>
    <w:rsid w:val="00645A5B"/>
    <w:rsid w:val="00652F55"/>
    <w:rsid w:val="00653F91"/>
    <w:rsid w:val="00654D53"/>
    <w:rsid w:val="006614B7"/>
    <w:rsid w:val="0066286A"/>
    <w:rsid w:val="00663EF7"/>
    <w:rsid w:val="00665577"/>
    <w:rsid w:val="006867FE"/>
    <w:rsid w:val="00694CD3"/>
    <w:rsid w:val="00696142"/>
    <w:rsid w:val="00696AAF"/>
    <w:rsid w:val="006A06C2"/>
    <w:rsid w:val="006A13CE"/>
    <w:rsid w:val="006A586E"/>
    <w:rsid w:val="006B13C7"/>
    <w:rsid w:val="006B62DE"/>
    <w:rsid w:val="006B71C8"/>
    <w:rsid w:val="006C4DD3"/>
    <w:rsid w:val="006C54E9"/>
    <w:rsid w:val="006E2559"/>
    <w:rsid w:val="006E26FD"/>
    <w:rsid w:val="006E5FBF"/>
    <w:rsid w:val="006E6EC9"/>
    <w:rsid w:val="006F71A2"/>
    <w:rsid w:val="00701B2E"/>
    <w:rsid w:val="0070315A"/>
    <w:rsid w:val="00703F5A"/>
    <w:rsid w:val="00710F42"/>
    <w:rsid w:val="0071532A"/>
    <w:rsid w:val="00720840"/>
    <w:rsid w:val="00725697"/>
    <w:rsid w:val="0073224D"/>
    <w:rsid w:val="007450A0"/>
    <w:rsid w:val="00750608"/>
    <w:rsid w:val="00751147"/>
    <w:rsid w:val="0075176F"/>
    <w:rsid w:val="007522B9"/>
    <w:rsid w:val="0075569C"/>
    <w:rsid w:val="00755E11"/>
    <w:rsid w:val="00763666"/>
    <w:rsid w:val="00772A35"/>
    <w:rsid w:val="00773E87"/>
    <w:rsid w:val="007766B1"/>
    <w:rsid w:val="00784C20"/>
    <w:rsid w:val="007877AF"/>
    <w:rsid w:val="007921E8"/>
    <w:rsid w:val="00796E49"/>
    <w:rsid w:val="007A7E91"/>
    <w:rsid w:val="007C0232"/>
    <w:rsid w:val="007C7136"/>
    <w:rsid w:val="007D2573"/>
    <w:rsid w:val="007D480C"/>
    <w:rsid w:val="007E143F"/>
    <w:rsid w:val="007E41B3"/>
    <w:rsid w:val="007E6A64"/>
    <w:rsid w:val="007E6EAE"/>
    <w:rsid w:val="007F46E9"/>
    <w:rsid w:val="007F5D7A"/>
    <w:rsid w:val="007F65C4"/>
    <w:rsid w:val="00802E69"/>
    <w:rsid w:val="00803B40"/>
    <w:rsid w:val="00804005"/>
    <w:rsid w:val="00804F3E"/>
    <w:rsid w:val="0081026E"/>
    <w:rsid w:val="00824832"/>
    <w:rsid w:val="00830029"/>
    <w:rsid w:val="00831DE0"/>
    <w:rsid w:val="0083590E"/>
    <w:rsid w:val="00835A95"/>
    <w:rsid w:val="00837A45"/>
    <w:rsid w:val="0084426F"/>
    <w:rsid w:val="00845991"/>
    <w:rsid w:val="00845B4F"/>
    <w:rsid w:val="0084661E"/>
    <w:rsid w:val="00847AF3"/>
    <w:rsid w:val="00863867"/>
    <w:rsid w:val="00863E9E"/>
    <w:rsid w:val="008670BF"/>
    <w:rsid w:val="00876510"/>
    <w:rsid w:val="008A3609"/>
    <w:rsid w:val="008B37E0"/>
    <w:rsid w:val="008B6B8A"/>
    <w:rsid w:val="008B73BB"/>
    <w:rsid w:val="008C1E19"/>
    <w:rsid w:val="008C2357"/>
    <w:rsid w:val="008C54A5"/>
    <w:rsid w:val="008C70F5"/>
    <w:rsid w:val="008D3684"/>
    <w:rsid w:val="008E1211"/>
    <w:rsid w:val="008E132A"/>
    <w:rsid w:val="008F16DD"/>
    <w:rsid w:val="008F1B68"/>
    <w:rsid w:val="008F296F"/>
    <w:rsid w:val="008F6AD8"/>
    <w:rsid w:val="00901E37"/>
    <w:rsid w:val="00904142"/>
    <w:rsid w:val="00905F99"/>
    <w:rsid w:val="0091562B"/>
    <w:rsid w:val="009240DB"/>
    <w:rsid w:val="00926A7E"/>
    <w:rsid w:val="00927C8F"/>
    <w:rsid w:val="00930072"/>
    <w:rsid w:val="00934377"/>
    <w:rsid w:val="009376D2"/>
    <w:rsid w:val="0094151D"/>
    <w:rsid w:val="00953723"/>
    <w:rsid w:val="009541A2"/>
    <w:rsid w:val="009631B7"/>
    <w:rsid w:val="00966337"/>
    <w:rsid w:val="009700FF"/>
    <w:rsid w:val="0097714B"/>
    <w:rsid w:val="00995F32"/>
    <w:rsid w:val="009B0066"/>
    <w:rsid w:val="009B5A14"/>
    <w:rsid w:val="009C3C64"/>
    <w:rsid w:val="009C474A"/>
    <w:rsid w:val="009C63A9"/>
    <w:rsid w:val="009D18A0"/>
    <w:rsid w:val="009D29C7"/>
    <w:rsid w:val="009D2B02"/>
    <w:rsid w:val="009E6623"/>
    <w:rsid w:val="009F069E"/>
    <w:rsid w:val="009F1736"/>
    <w:rsid w:val="009F2D51"/>
    <w:rsid w:val="009F4F24"/>
    <w:rsid w:val="009F5FA4"/>
    <w:rsid w:val="009F6D13"/>
    <w:rsid w:val="00A02B33"/>
    <w:rsid w:val="00A02E76"/>
    <w:rsid w:val="00A041D0"/>
    <w:rsid w:val="00A12286"/>
    <w:rsid w:val="00A12C2B"/>
    <w:rsid w:val="00A17ABF"/>
    <w:rsid w:val="00A24FCE"/>
    <w:rsid w:val="00A406C3"/>
    <w:rsid w:val="00A41740"/>
    <w:rsid w:val="00A41E22"/>
    <w:rsid w:val="00A41FE8"/>
    <w:rsid w:val="00A420C7"/>
    <w:rsid w:val="00A45B65"/>
    <w:rsid w:val="00A513F3"/>
    <w:rsid w:val="00A555EE"/>
    <w:rsid w:val="00A634E4"/>
    <w:rsid w:val="00A6356D"/>
    <w:rsid w:val="00A6523A"/>
    <w:rsid w:val="00A65669"/>
    <w:rsid w:val="00A67CF6"/>
    <w:rsid w:val="00A728FE"/>
    <w:rsid w:val="00A73F0B"/>
    <w:rsid w:val="00A765DD"/>
    <w:rsid w:val="00A76BAA"/>
    <w:rsid w:val="00A812DC"/>
    <w:rsid w:val="00A8166E"/>
    <w:rsid w:val="00A81B06"/>
    <w:rsid w:val="00A873F8"/>
    <w:rsid w:val="00A918A8"/>
    <w:rsid w:val="00A96AF9"/>
    <w:rsid w:val="00AA55E1"/>
    <w:rsid w:val="00AA7C3E"/>
    <w:rsid w:val="00AB247D"/>
    <w:rsid w:val="00AB539A"/>
    <w:rsid w:val="00AB6DBF"/>
    <w:rsid w:val="00AC1C22"/>
    <w:rsid w:val="00AC2DE2"/>
    <w:rsid w:val="00AD43F7"/>
    <w:rsid w:val="00AD5E46"/>
    <w:rsid w:val="00AE3A44"/>
    <w:rsid w:val="00AF0E48"/>
    <w:rsid w:val="00AF4F27"/>
    <w:rsid w:val="00AF73F2"/>
    <w:rsid w:val="00B03975"/>
    <w:rsid w:val="00B0577D"/>
    <w:rsid w:val="00B10AB8"/>
    <w:rsid w:val="00B10B01"/>
    <w:rsid w:val="00B133D6"/>
    <w:rsid w:val="00B14A9E"/>
    <w:rsid w:val="00B16410"/>
    <w:rsid w:val="00B305F9"/>
    <w:rsid w:val="00B313F7"/>
    <w:rsid w:val="00B31EE2"/>
    <w:rsid w:val="00B450EC"/>
    <w:rsid w:val="00B45877"/>
    <w:rsid w:val="00B47A11"/>
    <w:rsid w:val="00B52485"/>
    <w:rsid w:val="00B542D0"/>
    <w:rsid w:val="00B64314"/>
    <w:rsid w:val="00B66F0F"/>
    <w:rsid w:val="00B745DE"/>
    <w:rsid w:val="00B75354"/>
    <w:rsid w:val="00B83B6C"/>
    <w:rsid w:val="00B84610"/>
    <w:rsid w:val="00B8527F"/>
    <w:rsid w:val="00B90137"/>
    <w:rsid w:val="00B95811"/>
    <w:rsid w:val="00B96C40"/>
    <w:rsid w:val="00B976D8"/>
    <w:rsid w:val="00B97C99"/>
    <w:rsid w:val="00BA1708"/>
    <w:rsid w:val="00BA17A9"/>
    <w:rsid w:val="00BA6DB3"/>
    <w:rsid w:val="00BB4349"/>
    <w:rsid w:val="00BB7A4F"/>
    <w:rsid w:val="00BC0999"/>
    <w:rsid w:val="00BC4C0A"/>
    <w:rsid w:val="00BD0DA0"/>
    <w:rsid w:val="00BD750F"/>
    <w:rsid w:val="00BE30C9"/>
    <w:rsid w:val="00BE7811"/>
    <w:rsid w:val="00BF4A1C"/>
    <w:rsid w:val="00BF4FBE"/>
    <w:rsid w:val="00C00032"/>
    <w:rsid w:val="00C0046D"/>
    <w:rsid w:val="00C01C09"/>
    <w:rsid w:val="00C027D1"/>
    <w:rsid w:val="00C04121"/>
    <w:rsid w:val="00C04D62"/>
    <w:rsid w:val="00C054DD"/>
    <w:rsid w:val="00C100A7"/>
    <w:rsid w:val="00C144AD"/>
    <w:rsid w:val="00C15F45"/>
    <w:rsid w:val="00C17E43"/>
    <w:rsid w:val="00C318F0"/>
    <w:rsid w:val="00C32681"/>
    <w:rsid w:val="00C37619"/>
    <w:rsid w:val="00C42330"/>
    <w:rsid w:val="00C46B14"/>
    <w:rsid w:val="00C520FD"/>
    <w:rsid w:val="00C52ED8"/>
    <w:rsid w:val="00C567E7"/>
    <w:rsid w:val="00C5685B"/>
    <w:rsid w:val="00C64C4A"/>
    <w:rsid w:val="00C70608"/>
    <w:rsid w:val="00C83012"/>
    <w:rsid w:val="00C94A49"/>
    <w:rsid w:val="00CA14A1"/>
    <w:rsid w:val="00CA2DFB"/>
    <w:rsid w:val="00CA46F6"/>
    <w:rsid w:val="00CB0063"/>
    <w:rsid w:val="00CB3486"/>
    <w:rsid w:val="00CB4AB1"/>
    <w:rsid w:val="00CD637F"/>
    <w:rsid w:val="00CE4F6C"/>
    <w:rsid w:val="00CF30F1"/>
    <w:rsid w:val="00CF5317"/>
    <w:rsid w:val="00CF73CD"/>
    <w:rsid w:val="00D010C0"/>
    <w:rsid w:val="00D0195E"/>
    <w:rsid w:val="00D06405"/>
    <w:rsid w:val="00D1490C"/>
    <w:rsid w:val="00D167B6"/>
    <w:rsid w:val="00D30491"/>
    <w:rsid w:val="00D30BF6"/>
    <w:rsid w:val="00D41F62"/>
    <w:rsid w:val="00D439D6"/>
    <w:rsid w:val="00D4711E"/>
    <w:rsid w:val="00D529D1"/>
    <w:rsid w:val="00D553DC"/>
    <w:rsid w:val="00D65F3F"/>
    <w:rsid w:val="00D71A9A"/>
    <w:rsid w:val="00D74AA9"/>
    <w:rsid w:val="00D76AA0"/>
    <w:rsid w:val="00D80A62"/>
    <w:rsid w:val="00D830B8"/>
    <w:rsid w:val="00D84761"/>
    <w:rsid w:val="00D87369"/>
    <w:rsid w:val="00DA37B0"/>
    <w:rsid w:val="00DA5A44"/>
    <w:rsid w:val="00DB089C"/>
    <w:rsid w:val="00DB3DC0"/>
    <w:rsid w:val="00DB5619"/>
    <w:rsid w:val="00DC00CF"/>
    <w:rsid w:val="00DC06AE"/>
    <w:rsid w:val="00DD4F94"/>
    <w:rsid w:val="00DD5CB8"/>
    <w:rsid w:val="00DD5F71"/>
    <w:rsid w:val="00DD619C"/>
    <w:rsid w:val="00DD63DE"/>
    <w:rsid w:val="00DE058D"/>
    <w:rsid w:val="00DE468F"/>
    <w:rsid w:val="00DF19C8"/>
    <w:rsid w:val="00DF76D1"/>
    <w:rsid w:val="00E16523"/>
    <w:rsid w:val="00E17F0C"/>
    <w:rsid w:val="00E2400A"/>
    <w:rsid w:val="00E26E80"/>
    <w:rsid w:val="00E31A0C"/>
    <w:rsid w:val="00E34F3D"/>
    <w:rsid w:val="00E4124C"/>
    <w:rsid w:val="00E43961"/>
    <w:rsid w:val="00E45DC4"/>
    <w:rsid w:val="00E53B2D"/>
    <w:rsid w:val="00E53D63"/>
    <w:rsid w:val="00E6703F"/>
    <w:rsid w:val="00E72DF4"/>
    <w:rsid w:val="00E754CE"/>
    <w:rsid w:val="00E9256A"/>
    <w:rsid w:val="00E93693"/>
    <w:rsid w:val="00E93FED"/>
    <w:rsid w:val="00E95D28"/>
    <w:rsid w:val="00E97E42"/>
    <w:rsid w:val="00EA1764"/>
    <w:rsid w:val="00EA3D05"/>
    <w:rsid w:val="00EB0251"/>
    <w:rsid w:val="00EB1B9F"/>
    <w:rsid w:val="00EC247B"/>
    <w:rsid w:val="00EC7B94"/>
    <w:rsid w:val="00ED64A4"/>
    <w:rsid w:val="00EE1FD1"/>
    <w:rsid w:val="00EE3043"/>
    <w:rsid w:val="00EE4804"/>
    <w:rsid w:val="00EE7E45"/>
    <w:rsid w:val="00EF1EE1"/>
    <w:rsid w:val="00EF48D3"/>
    <w:rsid w:val="00F05A93"/>
    <w:rsid w:val="00F05BF8"/>
    <w:rsid w:val="00F0754A"/>
    <w:rsid w:val="00F13D08"/>
    <w:rsid w:val="00F1483E"/>
    <w:rsid w:val="00F21129"/>
    <w:rsid w:val="00F22136"/>
    <w:rsid w:val="00F24E02"/>
    <w:rsid w:val="00F25198"/>
    <w:rsid w:val="00F26347"/>
    <w:rsid w:val="00F314AE"/>
    <w:rsid w:val="00F31963"/>
    <w:rsid w:val="00F33DCB"/>
    <w:rsid w:val="00F36DEC"/>
    <w:rsid w:val="00F37264"/>
    <w:rsid w:val="00F47988"/>
    <w:rsid w:val="00F47ACC"/>
    <w:rsid w:val="00F535F7"/>
    <w:rsid w:val="00F53CFC"/>
    <w:rsid w:val="00F5423D"/>
    <w:rsid w:val="00F72B32"/>
    <w:rsid w:val="00F74250"/>
    <w:rsid w:val="00F74550"/>
    <w:rsid w:val="00F85AA8"/>
    <w:rsid w:val="00F92CE0"/>
    <w:rsid w:val="00FA1498"/>
    <w:rsid w:val="00FA594F"/>
    <w:rsid w:val="00FB2B97"/>
    <w:rsid w:val="00FB3B2E"/>
    <w:rsid w:val="00FB5C2B"/>
    <w:rsid w:val="00FB7720"/>
    <w:rsid w:val="00FC7AB3"/>
    <w:rsid w:val="00FC7FDA"/>
    <w:rsid w:val="00FD208B"/>
    <w:rsid w:val="00FD3B78"/>
    <w:rsid w:val="00FD6A7B"/>
    <w:rsid w:val="00FE32F4"/>
    <w:rsid w:val="00FE39F3"/>
    <w:rsid w:val="00FE53D0"/>
    <w:rsid w:val="00FE5EE3"/>
    <w:rsid w:val="00FE66AC"/>
    <w:rsid w:val="00FE729C"/>
    <w:rsid w:val="00FF2322"/>
    <w:rsid w:val="00FF289A"/>
    <w:rsid w:val="00FF3999"/>
    <w:rsid w:val="00FF5706"/>
    <w:rsid w:val="00FF77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BEF3B"/>
  <w15:chartTrackingRefBased/>
  <w15:docId w15:val="{8EB21F0A-4C6A-D34E-8101-ECC772275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609"/>
  </w:style>
  <w:style w:type="paragraph" w:styleId="Heading1">
    <w:name w:val="heading 1"/>
    <w:basedOn w:val="Normal"/>
    <w:next w:val="Normal"/>
    <w:link w:val="Heading1Char"/>
    <w:uiPriority w:val="9"/>
    <w:qFormat/>
    <w:rsid w:val="008A360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60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A360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609"/>
    <w:rPr>
      <w:rFonts w:asciiTheme="majorHAnsi" w:eastAsiaTheme="majorEastAsia" w:hAnsiTheme="majorHAnsi" w:cstheme="majorBidi"/>
      <w:spacing w:val="-10"/>
      <w:kern w:val="28"/>
      <w:sz w:val="56"/>
      <w:szCs w:val="56"/>
    </w:rPr>
  </w:style>
  <w:style w:type="paragraph" w:customStyle="1" w:styleId="EndNoteBibliographyTitle">
    <w:name w:val="EndNote Bibliography Title"/>
    <w:basedOn w:val="Normal"/>
    <w:link w:val="EndNoteBibliographyTitleChar"/>
    <w:rsid w:val="008A3609"/>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8A3609"/>
    <w:rPr>
      <w:rFonts w:ascii="Calibri" w:hAnsi="Calibri" w:cs="Calibri"/>
    </w:rPr>
  </w:style>
  <w:style w:type="paragraph" w:customStyle="1" w:styleId="EndNoteBibliography">
    <w:name w:val="EndNote Bibliography"/>
    <w:basedOn w:val="Normal"/>
    <w:link w:val="EndNoteBibliographyChar"/>
    <w:rsid w:val="008A3609"/>
    <w:rPr>
      <w:rFonts w:ascii="Calibri" w:hAnsi="Calibri" w:cs="Calibri"/>
    </w:rPr>
  </w:style>
  <w:style w:type="character" w:customStyle="1" w:styleId="EndNoteBibliographyChar">
    <w:name w:val="EndNote Bibliography Char"/>
    <w:basedOn w:val="DefaultParagraphFont"/>
    <w:link w:val="EndNoteBibliography"/>
    <w:rsid w:val="008A3609"/>
    <w:rPr>
      <w:rFonts w:ascii="Calibri" w:hAnsi="Calibri" w:cs="Calibri"/>
    </w:rPr>
  </w:style>
  <w:style w:type="character" w:styleId="Hyperlink">
    <w:name w:val="Hyperlink"/>
    <w:basedOn w:val="DefaultParagraphFont"/>
    <w:uiPriority w:val="99"/>
    <w:unhideWhenUsed/>
    <w:rsid w:val="008A3609"/>
    <w:rPr>
      <w:color w:val="0563C1" w:themeColor="hyperlink"/>
      <w:u w:val="single"/>
    </w:rPr>
  </w:style>
  <w:style w:type="character" w:styleId="UnresolvedMention">
    <w:name w:val="Unresolved Mention"/>
    <w:basedOn w:val="DefaultParagraphFont"/>
    <w:uiPriority w:val="99"/>
    <w:semiHidden/>
    <w:unhideWhenUsed/>
    <w:rsid w:val="008A3609"/>
    <w:rPr>
      <w:color w:val="605E5C"/>
      <w:shd w:val="clear" w:color="auto" w:fill="E1DFDD"/>
    </w:rPr>
  </w:style>
  <w:style w:type="table" w:styleId="TableGridLight">
    <w:name w:val="Grid Table Light"/>
    <w:basedOn w:val="TableNormal"/>
    <w:uiPriority w:val="40"/>
    <w:rsid w:val="00590B5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590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A2D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A2DF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CA2DF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A2DF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B44E7"/>
    <w:pPr>
      <w:ind w:left="720"/>
      <w:contextualSpacing/>
    </w:pPr>
  </w:style>
  <w:style w:type="character" w:styleId="CommentReference">
    <w:name w:val="annotation reference"/>
    <w:basedOn w:val="DefaultParagraphFont"/>
    <w:uiPriority w:val="99"/>
    <w:semiHidden/>
    <w:unhideWhenUsed/>
    <w:rsid w:val="00332B90"/>
    <w:rPr>
      <w:sz w:val="16"/>
      <w:szCs w:val="16"/>
    </w:rPr>
  </w:style>
  <w:style w:type="paragraph" w:styleId="CommentText">
    <w:name w:val="annotation text"/>
    <w:basedOn w:val="Normal"/>
    <w:link w:val="CommentTextChar"/>
    <w:uiPriority w:val="99"/>
    <w:semiHidden/>
    <w:unhideWhenUsed/>
    <w:rsid w:val="00332B90"/>
    <w:rPr>
      <w:sz w:val="20"/>
      <w:szCs w:val="20"/>
    </w:rPr>
  </w:style>
  <w:style w:type="character" w:customStyle="1" w:styleId="CommentTextChar">
    <w:name w:val="Comment Text Char"/>
    <w:basedOn w:val="DefaultParagraphFont"/>
    <w:link w:val="CommentText"/>
    <w:uiPriority w:val="99"/>
    <w:semiHidden/>
    <w:rsid w:val="00332B90"/>
    <w:rPr>
      <w:sz w:val="20"/>
      <w:szCs w:val="20"/>
    </w:rPr>
  </w:style>
  <w:style w:type="paragraph" w:styleId="CommentSubject">
    <w:name w:val="annotation subject"/>
    <w:basedOn w:val="CommentText"/>
    <w:next w:val="CommentText"/>
    <w:link w:val="CommentSubjectChar"/>
    <w:uiPriority w:val="99"/>
    <w:semiHidden/>
    <w:unhideWhenUsed/>
    <w:rsid w:val="00332B90"/>
    <w:rPr>
      <w:b/>
      <w:bCs/>
    </w:rPr>
  </w:style>
  <w:style w:type="character" w:customStyle="1" w:styleId="CommentSubjectChar">
    <w:name w:val="Comment Subject Char"/>
    <w:basedOn w:val="CommentTextChar"/>
    <w:link w:val="CommentSubject"/>
    <w:uiPriority w:val="99"/>
    <w:semiHidden/>
    <w:rsid w:val="00332B90"/>
    <w:rPr>
      <w:b/>
      <w:bCs/>
      <w:sz w:val="20"/>
      <w:szCs w:val="20"/>
    </w:rPr>
  </w:style>
  <w:style w:type="paragraph" w:styleId="Revision">
    <w:name w:val="Revision"/>
    <w:hidden/>
    <w:uiPriority w:val="99"/>
    <w:semiHidden/>
    <w:rsid w:val="00072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65776">
      <w:bodyDiv w:val="1"/>
      <w:marLeft w:val="0"/>
      <w:marRight w:val="0"/>
      <w:marTop w:val="0"/>
      <w:marBottom w:val="0"/>
      <w:divBdr>
        <w:top w:val="none" w:sz="0" w:space="0" w:color="auto"/>
        <w:left w:val="none" w:sz="0" w:space="0" w:color="auto"/>
        <w:bottom w:val="none" w:sz="0" w:space="0" w:color="auto"/>
        <w:right w:val="none" w:sz="0" w:space="0" w:color="auto"/>
      </w:divBdr>
    </w:div>
    <w:div w:id="321273678">
      <w:bodyDiv w:val="1"/>
      <w:marLeft w:val="0"/>
      <w:marRight w:val="0"/>
      <w:marTop w:val="0"/>
      <w:marBottom w:val="0"/>
      <w:divBdr>
        <w:top w:val="none" w:sz="0" w:space="0" w:color="auto"/>
        <w:left w:val="none" w:sz="0" w:space="0" w:color="auto"/>
        <w:bottom w:val="none" w:sz="0" w:space="0" w:color="auto"/>
        <w:right w:val="none" w:sz="0" w:space="0" w:color="auto"/>
      </w:divBdr>
    </w:div>
    <w:div w:id="100783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cancer.org/cancer/stomach-cancer/about/key-statistics.html" TargetMode="External"/><Relationship Id="rId5" Type="http://schemas.openxmlformats.org/officeDocument/2006/relationships/comments" Target="comment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1964</Words>
  <Characters>11197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Chunhui</dc:creator>
  <cp:keywords/>
  <dc:description/>
  <cp:lastModifiedBy>Gu, Chunhui</cp:lastModifiedBy>
  <cp:revision>45</cp:revision>
  <dcterms:created xsi:type="dcterms:W3CDTF">2022-11-17T16:34:00Z</dcterms:created>
  <dcterms:modified xsi:type="dcterms:W3CDTF">2022-11-17T21:00:00Z</dcterms:modified>
</cp:coreProperties>
</file>